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C0526" w14:textId="2052AB2D" w:rsidR="00F539EF" w:rsidRDefault="00F539EF" w:rsidP="00F539EF">
      <w:bookmarkStart w:id="0" w:name="_Hlk78378602"/>
    </w:p>
    <w:p w14:paraId="1E7D970B" w14:textId="53185597" w:rsidR="00F539EF" w:rsidRDefault="00F539EF" w:rsidP="00F539EF"/>
    <w:p w14:paraId="67985E77" w14:textId="5B6CE88D" w:rsidR="00F539EF" w:rsidRDefault="00F539EF" w:rsidP="00F539EF"/>
    <w:p w14:paraId="7C224395" w14:textId="4987AD94" w:rsidR="00F539EF" w:rsidRDefault="00F539EF" w:rsidP="00F539EF"/>
    <w:p w14:paraId="751AE9BE" w14:textId="77777777" w:rsidR="00F539EF" w:rsidRPr="00F539EF" w:rsidRDefault="00F539EF" w:rsidP="00F539EF"/>
    <w:p w14:paraId="72E0351E" w14:textId="36CDC56F" w:rsidR="00C32A66" w:rsidRPr="007C752E" w:rsidRDefault="00C32A66" w:rsidP="007C752E">
      <w:pPr>
        <w:jc w:val="center"/>
        <w:rPr>
          <w:b/>
          <w:bCs/>
          <w:color w:val="2F5496" w:themeColor="accent1" w:themeShade="BF"/>
          <w:sz w:val="32"/>
          <w:szCs w:val="32"/>
        </w:rPr>
      </w:pPr>
      <w:r w:rsidRPr="007C752E">
        <w:rPr>
          <w:b/>
          <w:bCs/>
          <w:color w:val="2F5496" w:themeColor="accent1" w:themeShade="BF"/>
          <w:sz w:val="32"/>
          <w:szCs w:val="32"/>
        </w:rPr>
        <w:t>Installationsanleitung</w:t>
      </w:r>
      <w:r w:rsidR="007C752E">
        <w:rPr>
          <w:b/>
          <w:bCs/>
          <w:color w:val="2F5496" w:themeColor="accent1" w:themeShade="BF"/>
          <w:sz w:val="32"/>
          <w:szCs w:val="32"/>
        </w:rPr>
        <w:br/>
      </w:r>
      <w:r w:rsidRPr="005B358D">
        <w:rPr>
          <w:b/>
          <w:bCs/>
          <w:color w:val="8EAADB" w:themeColor="accent1" w:themeTint="99"/>
          <w:sz w:val="32"/>
          <w:szCs w:val="32"/>
        </w:rPr>
        <w:t>Microsoft Visual Studio</w:t>
      </w:r>
      <w:r w:rsidR="007C752E" w:rsidRPr="005B358D">
        <w:rPr>
          <w:b/>
          <w:bCs/>
          <w:color w:val="2F5496" w:themeColor="accent1" w:themeShade="BF"/>
          <w:sz w:val="32"/>
          <w:szCs w:val="32"/>
        </w:rPr>
        <w:br/>
      </w:r>
      <w:r w:rsidRPr="005B358D">
        <w:rPr>
          <w:b/>
          <w:bCs/>
          <w:color w:val="B4C6E7" w:themeColor="accent1" w:themeTint="66"/>
          <w:sz w:val="32"/>
          <w:szCs w:val="32"/>
        </w:rPr>
        <w:t>Für die Programmierung von Web-Apps</w:t>
      </w:r>
    </w:p>
    <w:bookmarkEnd w:id="0"/>
    <w:p w14:paraId="6234F648" w14:textId="77777777" w:rsidR="003A5A5C" w:rsidRDefault="003A5A5C"/>
    <w:p w14:paraId="18CF2BB8" w14:textId="334E6993" w:rsidR="0087247F" w:rsidRDefault="0087247F">
      <w:r>
        <w:br w:type="page"/>
      </w:r>
    </w:p>
    <w:sdt>
      <w:sdtPr>
        <w:rPr>
          <w:rFonts w:asciiTheme="minorHAnsi" w:eastAsiaTheme="minorHAnsi" w:hAnsiTheme="minorHAnsi" w:cstheme="minorBidi"/>
          <w:color w:val="auto"/>
          <w:sz w:val="24"/>
          <w:szCs w:val="22"/>
          <w:lang w:eastAsia="en-US"/>
        </w:rPr>
        <w:id w:val="477882544"/>
        <w:docPartObj>
          <w:docPartGallery w:val="Table of Contents"/>
          <w:docPartUnique/>
        </w:docPartObj>
      </w:sdtPr>
      <w:sdtEndPr>
        <w:rPr>
          <w:b/>
          <w:bCs/>
        </w:rPr>
      </w:sdtEndPr>
      <w:sdtContent>
        <w:p w14:paraId="2468B290" w14:textId="024EB4FF" w:rsidR="007C752E" w:rsidRPr="007C752E" w:rsidRDefault="007C752E">
          <w:pPr>
            <w:pStyle w:val="Inhaltsverzeichnisberschrift"/>
            <w:rPr>
              <w:b/>
              <w:bCs/>
            </w:rPr>
          </w:pPr>
          <w:r w:rsidRPr="007C752E">
            <w:rPr>
              <w:b/>
              <w:bCs/>
            </w:rPr>
            <w:t>Inhalt</w:t>
          </w:r>
        </w:p>
        <w:p w14:paraId="4D82EE5C" w14:textId="5F061564" w:rsidR="00D915FF" w:rsidRDefault="007C752E">
          <w:pPr>
            <w:pStyle w:val="Verzeichnis1"/>
            <w:tabs>
              <w:tab w:val="left" w:pos="480"/>
              <w:tab w:val="right" w:leader="dot" w:pos="9062"/>
            </w:tabs>
            <w:rPr>
              <w:rFonts w:eastAsiaTheme="minorEastAsia"/>
              <w:noProof/>
              <w:sz w:val="22"/>
              <w:lang w:eastAsia="de-DE"/>
            </w:rPr>
          </w:pPr>
          <w:r>
            <w:fldChar w:fldCharType="begin"/>
          </w:r>
          <w:r>
            <w:instrText xml:space="preserve"> TOC \o "1-3" \h \z \u </w:instrText>
          </w:r>
          <w:r>
            <w:fldChar w:fldCharType="separate"/>
          </w:r>
          <w:hyperlink w:anchor="_Toc80273579" w:history="1">
            <w:r w:rsidR="00D915FF" w:rsidRPr="00C6687C">
              <w:rPr>
                <w:rStyle w:val="Hyperlink"/>
                <w:noProof/>
              </w:rPr>
              <w:t>1.</w:t>
            </w:r>
            <w:r w:rsidR="00D915FF">
              <w:rPr>
                <w:rFonts w:eastAsiaTheme="minorEastAsia"/>
                <w:noProof/>
                <w:sz w:val="22"/>
                <w:lang w:eastAsia="de-DE"/>
              </w:rPr>
              <w:tab/>
            </w:r>
            <w:r w:rsidR="00D915FF" w:rsidRPr="00C6687C">
              <w:rPr>
                <w:rStyle w:val="Hyperlink"/>
                <w:noProof/>
              </w:rPr>
              <w:t>Einleitung</w:t>
            </w:r>
            <w:r w:rsidR="00D915FF">
              <w:rPr>
                <w:noProof/>
                <w:webHidden/>
              </w:rPr>
              <w:tab/>
            </w:r>
            <w:r w:rsidR="00D915FF">
              <w:rPr>
                <w:noProof/>
                <w:webHidden/>
              </w:rPr>
              <w:fldChar w:fldCharType="begin"/>
            </w:r>
            <w:r w:rsidR="00D915FF">
              <w:rPr>
                <w:noProof/>
                <w:webHidden/>
              </w:rPr>
              <w:instrText xml:space="preserve"> PAGEREF _Toc80273579 \h </w:instrText>
            </w:r>
            <w:r w:rsidR="00D915FF">
              <w:rPr>
                <w:noProof/>
                <w:webHidden/>
              </w:rPr>
            </w:r>
            <w:r w:rsidR="00D915FF">
              <w:rPr>
                <w:noProof/>
                <w:webHidden/>
              </w:rPr>
              <w:fldChar w:fldCharType="separate"/>
            </w:r>
            <w:r w:rsidR="00D915FF">
              <w:rPr>
                <w:noProof/>
                <w:webHidden/>
              </w:rPr>
              <w:t>3</w:t>
            </w:r>
            <w:r w:rsidR="00D915FF">
              <w:rPr>
                <w:noProof/>
                <w:webHidden/>
              </w:rPr>
              <w:fldChar w:fldCharType="end"/>
            </w:r>
          </w:hyperlink>
        </w:p>
        <w:p w14:paraId="32FF312A" w14:textId="4CC012EB" w:rsidR="00D915FF" w:rsidRDefault="003D727F">
          <w:pPr>
            <w:pStyle w:val="Verzeichnis2"/>
            <w:tabs>
              <w:tab w:val="left" w:pos="880"/>
              <w:tab w:val="right" w:leader="dot" w:pos="9062"/>
            </w:tabs>
            <w:rPr>
              <w:rFonts w:eastAsiaTheme="minorEastAsia"/>
              <w:noProof/>
              <w:sz w:val="22"/>
              <w:lang w:eastAsia="de-DE"/>
            </w:rPr>
          </w:pPr>
          <w:hyperlink w:anchor="_Toc80273580" w:history="1">
            <w:r w:rsidR="00D915FF" w:rsidRPr="00C6687C">
              <w:rPr>
                <w:rStyle w:val="Hyperlink"/>
                <w:noProof/>
              </w:rPr>
              <w:t>1.1.</w:t>
            </w:r>
            <w:r w:rsidR="00D915FF">
              <w:rPr>
                <w:rFonts w:eastAsiaTheme="minorEastAsia"/>
                <w:noProof/>
                <w:sz w:val="22"/>
                <w:lang w:eastAsia="de-DE"/>
              </w:rPr>
              <w:tab/>
            </w:r>
            <w:r w:rsidR="00D915FF" w:rsidRPr="00C6687C">
              <w:rPr>
                <w:rStyle w:val="Hyperlink"/>
                <w:noProof/>
              </w:rPr>
              <w:t>Kompatible Versionen</w:t>
            </w:r>
            <w:r w:rsidR="00D915FF">
              <w:rPr>
                <w:noProof/>
                <w:webHidden/>
              </w:rPr>
              <w:tab/>
            </w:r>
            <w:r w:rsidR="00D915FF">
              <w:rPr>
                <w:noProof/>
                <w:webHidden/>
              </w:rPr>
              <w:fldChar w:fldCharType="begin"/>
            </w:r>
            <w:r w:rsidR="00D915FF">
              <w:rPr>
                <w:noProof/>
                <w:webHidden/>
              </w:rPr>
              <w:instrText xml:space="preserve"> PAGEREF _Toc80273580 \h </w:instrText>
            </w:r>
            <w:r w:rsidR="00D915FF">
              <w:rPr>
                <w:noProof/>
                <w:webHidden/>
              </w:rPr>
            </w:r>
            <w:r w:rsidR="00D915FF">
              <w:rPr>
                <w:noProof/>
                <w:webHidden/>
              </w:rPr>
              <w:fldChar w:fldCharType="separate"/>
            </w:r>
            <w:r w:rsidR="00D915FF">
              <w:rPr>
                <w:noProof/>
                <w:webHidden/>
              </w:rPr>
              <w:t>3</w:t>
            </w:r>
            <w:r w:rsidR="00D915FF">
              <w:rPr>
                <w:noProof/>
                <w:webHidden/>
              </w:rPr>
              <w:fldChar w:fldCharType="end"/>
            </w:r>
          </w:hyperlink>
        </w:p>
        <w:p w14:paraId="030DE7C3" w14:textId="57AF20F4" w:rsidR="00D915FF" w:rsidRDefault="003D727F">
          <w:pPr>
            <w:pStyle w:val="Verzeichnis2"/>
            <w:tabs>
              <w:tab w:val="left" w:pos="880"/>
              <w:tab w:val="right" w:leader="dot" w:pos="9062"/>
            </w:tabs>
            <w:rPr>
              <w:rFonts w:eastAsiaTheme="minorEastAsia"/>
              <w:noProof/>
              <w:sz w:val="22"/>
              <w:lang w:eastAsia="de-DE"/>
            </w:rPr>
          </w:pPr>
          <w:hyperlink w:anchor="_Toc80273581" w:history="1">
            <w:r w:rsidR="00D915FF" w:rsidRPr="00C6687C">
              <w:rPr>
                <w:rStyle w:val="Hyperlink"/>
                <w:noProof/>
              </w:rPr>
              <w:t>1.2.</w:t>
            </w:r>
            <w:r w:rsidR="00D915FF">
              <w:rPr>
                <w:rFonts w:eastAsiaTheme="minorEastAsia"/>
                <w:noProof/>
                <w:sz w:val="22"/>
                <w:lang w:eastAsia="de-DE"/>
              </w:rPr>
              <w:tab/>
            </w:r>
            <w:r w:rsidR="00D915FF" w:rsidRPr="00C6687C">
              <w:rPr>
                <w:rStyle w:val="Hyperlink"/>
                <w:noProof/>
              </w:rPr>
              <w:t>Individualisierung durch Komponentenauswahl</w:t>
            </w:r>
            <w:r w:rsidR="00D915FF">
              <w:rPr>
                <w:noProof/>
                <w:webHidden/>
              </w:rPr>
              <w:tab/>
            </w:r>
            <w:r w:rsidR="00D915FF">
              <w:rPr>
                <w:noProof/>
                <w:webHidden/>
              </w:rPr>
              <w:fldChar w:fldCharType="begin"/>
            </w:r>
            <w:r w:rsidR="00D915FF">
              <w:rPr>
                <w:noProof/>
                <w:webHidden/>
              </w:rPr>
              <w:instrText xml:space="preserve"> PAGEREF _Toc80273581 \h </w:instrText>
            </w:r>
            <w:r w:rsidR="00D915FF">
              <w:rPr>
                <w:noProof/>
                <w:webHidden/>
              </w:rPr>
            </w:r>
            <w:r w:rsidR="00D915FF">
              <w:rPr>
                <w:noProof/>
                <w:webHidden/>
              </w:rPr>
              <w:fldChar w:fldCharType="separate"/>
            </w:r>
            <w:r w:rsidR="00D915FF">
              <w:rPr>
                <w:noProof/>
                <w:webHidden/>
              </w:rPr>
              <w:t>3</w:t>
            </w:r>
            <w:r w:rsidR="00D915FF">
              <w:rPr>
                <w:noProof/>
                <w:webHidden/>
              </w:rPr>
              <w:fldChar w:fldCharType="end"/>
            </w:r>
          </w:hyperlink>
        </w:p>
        <w:p w14:paraId="4780CC9A" w14:textId="392EA912" w:rsidR="00D915FF" w:rsidRDefault="003D727F">
          <w:pPr>
            <w:pStyle w:val="Verzeichnis1"/>
            <w:tabs>
              <w:tab w:val="left" w:pos="480"/>
              <w:tab w:val="right" w:leader="dot" w:pos="9062"/>
            </w:tabs>
            <w:rPr>
              <w:rFonts w:eastAsiaTheme="minorEastAsia"/>
              <w:noProof/>
              <w:sz w:val="22"/>
              <w:lang w:eastAsia="de-DE"/>
            </w:rPr>
          </w:pPr>
          <w:hyperlink w:anchor="_Toc80273582" w:history="1">
            <w:r w:rsidR="00D915FF" w:rsidRPr="00C6687C">
              <w:rPr>
                <w:rStyle w:val="Hyperlink"/>
                <w:noProof/>
              </w:rPr>
              <w:t>2.</w:t>
            </w:r>
            <w:r w:rsidR="00D915FF">
              <w:rPr>
                <w:rFonts w:eastAsiaTheme="minorEastAsia"/>
                <w:noProof/>
                <w:sz w:val="22"/>
                <w:lang w:eastAsia="de-DE"/>
              </w:rPr>
              <w:tab/>
            </w:r>
            <w:r w:rsidR="00D915FF" w:rsidRPr="00C6687C">
              <w:rPr>
                <w:rStyle w:val="Hyperlink"/>
                <w:noProof/>
              </w:rPr>
              <w:t>Lizenzbedingungen</w:t>
            </w:r>
            <w:r w:rsidR="00D915FF">
              <w:rPr>
                <w:noProof/>
                <w:webHidden/>
              </w:rPr>
              <w:tab/>
            </w:r>
            <w:r w:rsidR="00D915FF">
              <w:rPr>
                <w:noProof/>
                <w:webHidden/>
              </w:rPr>
              <w:fldChar w:fldCharType="begin"/>
            </w:r>
            <w:r w:rsidR="00D915FF">
              <w:rPr>
                <w:noProof/>
                <w:webHidden/>
              </w:rPr>
              <w:instrText xml:space="preserve"> PAGEREF _Toc80273582 \h </w:instrText>
            </w:r>
            <w:r w:rsidR="00D915FF">
              <w:rPr>
                <w:noProof/>
                <w:webHidden/>
              </w:rPr>
            </w:r>
            <w:r w:rsidR="00D915FF">
              <w:rPr>
                <w:noProof/>
                <w:webHidden/>
              </w:rPr>
              <w:fldChar w:fldCharType="separate"/>
            </w:r>
            <w:r w:rsidR="00D915FF">
              <w:rPr>
                <w:noProof/>
                <w:webHidden/>
              </w:rPr>
              <w:t>4</w:t>
            </w:r>
            <w:r w:rsidR="00D915FF">
              <w:rPr>
                <w:noProof/>
                <w:webHidden/>
              </w:rPr>
              <w:fldChar w:fldCharType="end"/>
            </w:r>
          </w:hyperlink>
        </w:p>
        <w:p w14:paraId="33360298" w14:textId="7E57D8F0" w:rsidR="00D915FF" w:rsidRDefault="003D727F">
          <w:pPr>
            <w:pStyle w:val="Verzeichnis2"/>
            <w:tabs>
              <w:tab w:val="left" w:pos="880"/>
              <w:tab w:val="right" w:leader="dot" w:pos="9062"/>
            </w:tabs>
            <w:rPr>
              <w:rFonts w:eastAsiaTheme="minorEastAsia"/>
              <w:noProof/>
              <w:sz w:val="22"/>
              <w:lang w:eastAsia="de-DE"/>
            </w:rPr>
          </w:pPr>
          <w:hyperlink w:anchor="_Toc80273583" w:history="1">
            <w:r w:rsidR="00D915FF" w:rsidRPr="00C6687C">
              <w:rPr>
                <w:rStyle w:val="Hyperlink"/>
                <w:noProof/>
              </w:rPr>
              <w:t>2.1.</w:t>
            </w:r>
            <w:r w:rsidR="00D915FF">
              <w:rPr>
                <w:rFonts w:eastAsiaTheme="minorEastAsia"/>
                <w:noProof/>
                <w:sz w:val="22"/>
                <w:lang w:eastAsia="de-DE"/>
              </w:rPr>
              <w:tab/>
            </w:r>
            <w:r w:rsidR="00D915FF" w:rsidRPr="00C6687C">
              <w:rPr>
                <w:rStyle w:val="Hyperlink"/>
                <w:noProof/>
              </w:rPr>
              <w:t>Version 2019 Community Edition</w:t>
            </w:r>
            <w:r w:rsidR="00D915FF">
              <w:rPr>
                <w:noProof/>
                <w:webHidden/>
              </w:rPr>
              <w:tab/>
            </w:r>
            <w:r w:rsidR="00D915FF">
              <w:rPr>
                <w:noProof/>
                <w:webHidden/>
              </w:rPr>
              <w:fldChar w:fldCharType="begin"/>
            </w:r>
            <w:r w:rsidR="00D915FF">
              <w:rPr>
                <w:noProof/>
                <w:webHidden/>
              </w:rPr>
              <w:instrText xml:space="preserve"> PAGEREF _Toc80273583 \h </w:instrText>
            </w:r>
            <w:r w:rsidR="00D915FF">
              <w:rPr>
                <w:noProof/>
                <w:webHidden/>
              </w:rPr>
            </w:r>
            <w:r w:rsidR="00D915FF">
              <w:rPr>
                <w:noProof/>
                <w:webHidden/>
              </w:rPr>
              <w:fldChar w:fldCharType="separate"/>
            </w:r>
            <w:r w:rsidR="00D915FF">
              <w:rPr>
                <w:noProof/>
                <w:webHidden/>
              </w:rPr>
              <w:t>5</w:t>
            </w:r>
            <w:r w:rsidR="00D915FF">
              <w:rPr>
                <w:noProof/>
                <w:webHidden/>
              </w:rPr>
              <w:fldChar w:fldCharType="end"/>
            </w:r>
          </w:hyperlink>
        </w:p>
        <w:p w14:paraId="3A0E591C" w14:textId="6C990770" w:rsidR="00D915FF" w:rsidRDefault="003D727F">
          <w:pPr>
            <w:pStyle w:val="Verzeichnis2"/>
            <w:tabs>
              <w:tab w:val="left" w:pos="880"/>
              <w:tab w:val="right" w:leader="dot" w:pos="9062"/>
            </w:tabs>
            <w:rPr>
              <w:rFonts w:eastAsiaTheme="minorEastAsia"/>
              <w:noProof/>
              <w:sz w:val="22"/>
              <w:lang w:eastAsia="de-DE"/>
            </w:rPr>
          </w:pPr>
          <w:hyperlink w:anchor="_Toc80273584" w:history="1">
            <w:r w:rsidR="00D915FF" w:rsidRPr="00C6687C">
              <w:rPr>
                <w:rStyle w:val="Hyperlink"/>
                <w:noProof/>
              </w:rPr>
              <w:t>2.2.</w:t>
            </w:r>
            <w:r w:rsidR="00D915FF">
              <w:rPr>
                <w:rFonts w:eastAsiaTheme="minorEastAsia"/>
                <w:noProof/>
                <w:sz w:val="22"/>
                <w:lang w:eastAsia="de-DE"/>
              </w:rPr>
              <w:tab/>
            </w:r>
            <w:r w:rsidR="00D915FF" w:rsidRPr="00C6687C">
              <w:rPr>
                <w:rStyle w:val="Hyperlink"/>
                <w:noProof/>
              </w:rPr>
              <w:t>Version 2019 Professional Edition</w:t>
            </w:r>
            <w:r w:rsidR="00D915FF">
              <w:rPr>
                <w:noProof/>
                <w:webHidden/>
              </w:rPr>
              <w:tab/>
            </w:r>
            <w:r w:rsidR="00D915FF">
              <w:rPr>
                <w:noProof/>
                <w:webHidden/>
              </w:rPr>
              <w:fldChar w:fldCharType="begin"/>
            </w:r>
            <w:r w:rsidR="00D915FF">
              <w:rPr>
                <w:noProof/>
                <w:webHidden/>
              </w:rPr>
              <w:instrText xml:space="preserve"> PAGEREF _Toc80273584 \h </w:instrText>
            </w:r>
            <w:r w:rsidR="00D915FF">
              <w:rPr>
                <w:noProof/>
                <w:webHidden/>
              </w:rPr>
            </w:r>
            <w:r w:rsidR="00D915FF">
              <w:rPr>
                <w:noProof/>
                <w:webHidden/>
              </w:rPr>
              <w:fldChar w:fldCharType="separate"/>
            </w:r>
            <w:r w:rsidR="00D915FF">
              <w:rPr>
                <w:noProof/>
                <w:webHidden/>
              </w:rPr>
              <w:t>5</w:t>
            </w:r>
            <w:r w:rsidR="00D915FF">
              <w:rPr>
                <w:noProof/>
                <w:webHidden/>
              </w:rPr>
              <w:fldChar w:fldCharType="end"/>
            </w:r>
          </w:hyperlink>
        </w:p>
        <w:p w14:paraId="537D637C" w14:textId="1BB6585D" w:rsidR="00D915FF" w:rsidRDefault="003D727F">
          <w:pPr>
            <w:pStyle w:val="Verzeichnis2"/>
            <w:tabs>
              <w:tab w:val="left" w:pos="880"/>
              <w:tab w:val="right" w:leader="dot" w:pos="9062"/>
            </w:tabs>
            <w:rPr>
              <w:rFonts w:eastAsiaTheme="minorEastAsia"/>
              <w:noProof/>
              <w:sz w:val="22"/>
              <w:lang w:eastAsia="de-DE"/>
            </w:rPr>
          </w:pPr>
          <w:hyperlink w:anchor="_Toc80273585" w:history="1">
            <w:r w:rsidR="00D915FF" w:rsidRPr="00C6687C">
              <w:rPr>
                <w:rStyle w:val="Hyperlink"/>
                <w:noProof/>
              </w:rPr>
              <w:t>2.3.</w:t>
            </w:r>
            <w:r w:rsidR="00D915FF">
              <w:rPr>
                <w:rFonts w:eastAsiaTheme="minorEastAsia"/>
                <w:noProof/>
                <w:sz w:val="22"/>
                <w:lang w:eastAsia="de-DE"/>
              </w:rPr>
              <w:tab/>
            </w:r>
            <w:r w:rsidR="00D915FF" w:rsidRPr="00C6687C">
              <w:rPr>
                <w:rStyle w:val="Hyperlink"/>
                <w:noProof/>
              </w:rPr>
              <w:t>Version 2022 Professional Edition</w:t>
            </w:r>
            <w:r w:rsidR="00D915FF">
              <w:rPr>
                <w:noProof/>
                <w:webHidden/>
              </w:rPr>
              <w:tab/>
            </w:r>
            <w:r w:rsidR="00D915FF">
              <w:rPr>
                <w:noProof/>
                <w:webHidden/>
              </w:rPr>
              <w:fldChar w:fldCharType="begin"/>
            </w:r>
            <w:r w:rsidR="00D915FF">
              <w:rPr>
                <w:noProof/>
                <w:webHidden/>
              </w:rPr>
              <w:instrText xml:space="preserve"> PAGEREF _Toc80273585 \h </w:instrText>
            </w:r>
            <w:r w:rsidR="00D915FF">
              <w:rPr>
                <w:noProof/>
                <w:webHidden/>
              </w:rPr>
            </w:r>
            <w:r w:rsidR="00D915FF">
              <w:rPr>
                <w:noProof/>
                <w:webHidden/>
              </w:rPr>
              <w:fldChar w:fldCharType="separate"/>
            </w:r>
            <w:r w:rsidR="00D915FF">
              <w:rPr>
                <w:noProof/>
                <w:webHidden/>
              </w:rPr>
              <w:t>5</w:t>
            </w:r>
            <w:r w:rsidR="00D915FF">
              <w:rPr>
                <w:noProof/>
                <w:webHidden/>
              </w:rPr>
              <w:fldChar w:fldCharType="end"/>
            </w:r>
          </w:hyperlink>
        </w:p>
        <w:p w14:paraId="0C5E5D7F" w14:textId="34378C07" w:rsidR="00D915FF" w:rsidRDefault="003D727F">
          <w:pPr>
            <w:pStyle w:val="Verzeichnis2"/>
            <w:tabs>
              <w:tab w:val="left" w:pos="880"/>
              <w:tab w:val="right" w:leader="dot" w:pos="9062"/>
            </w:tabs>
            <w:rPr>
              <w:rFonts w:eastAsiaTheme="minorEastAsia"/>
              <w:noProof/>
              <w:sz w:val="22"/>
              <w:lang w:eastAsia="de-DE"/>
            </w:rPr>
          </w:pPr>
          <w:hyperlink w:anchor="_Toc80273586" w:history="1">
            <w:r w:rsidR="00D915FF" w:rsidRPr="00C6687C">
              <w:rPr>
                <w:rStyle w:val="Hyperlink"/>
                <w:noProof/>
              </w:rPr>
              <w:t>2.4.</w:t>
            </w:r>
            <w:r w:rsidR="00D915FF">
              <w:rPr>
                <w:rFonts w:eastAsiaTheme="minorEastAsia"/>
                <w:noProof/>
                <w:sz w:val="22"/>
                <w:lang w:eastAsia="de-DE"/>
              </w:rPr>
              <w:tab/>
            </w:r>
            <w:r w:rsidR="00D915FF" w:rsidRPr="00C6687C">
              <w:rPr>
                <w:rStyle w:val="Hyperlink"/>
                <w:noProof/>
              </w:rPr>
              <w:t>Zukünftige Versionen</w:t>
            </w:r>
            <w:r w:rsidR="00D915FF">
              <w:rPr>
                <w:noProof/>
                <w:webHidden/>
              </w:rPr>
              <w:tab/>
            </w:r>
            <w:r w:rsidR="00D915FF">
              <w:rPr>
                <w:noProof/>
                <w:webHidden/>
              </w:rPr>
              <w:fldChar w:fldCharType="begin"/>
            </w:r>
            <w:r w:rsidR="00D915FF">
              <w:rPr>
                <w:noProof/>
                <w:webHidden/>
              </w:rPr>
              <w:instrText xml:space="preserve"> PAGEREF _Toc80273586 \h </w:instrText>
            </w:r>
            <w:r w:rsidR="00D915FF">
              <w:rPr>
                <w:noProof/>
                <w:webHidden/>
              </w:rPr>
            </w:r>
            <w:r w:rsidR="00D915FF">
              <w:rPr>
                <w:noProof/>
                <w:webHidden/>
              </w:rPr>
              <w:fldChar w:fldCharType="separate"/>
            </w:r>
            <w:r w:rsidR="00D915FF">
              <w:rPr>
                <w:noProof/>
                <w:webHidden/>
              </w:rPr>
              <w:t>5</w:t>
            </w:r>
            <w:r w:rsidR="00D915FF">
              <w:rPr>
                <w:noProof/>
                <w:webHidden/>
              </w:rPr>
              <w:fldChar w:fldCharType="end"/>
            </w:r>
          </w:hyperlink>
        </w:p>
        <w:p w14:paraId="1B3595A0" w14:textId="64F27F6E" w:rsidR="00D915FF" w:rsidRDefault="003D727F">
          <w:pPr>
            <w:pStyle w:val="Verzeichnis1"/>
            <w:tabs>
              <w:tab w:val="left" w:pos="480"/>
              <w:tab w:val="right" w:leader="dot" w:pos="9062"/>
            </w:tabs>
            <w:rPr>
              <w:rFonts w:eastAsiaTheme="minorEastAsia"/>
              <w:noProof/>
              <w:sz w:val="22"/>
              <w:lang w:eastAsia="de-DE"/>
            </w:rPr>
          </w:pPr>
          <w:hyperlink w:anchor="_Toc80273587" w:history="1">
            <w:r w:rsidR="00D915FF" w:rsidRPr="00C6687C">
              <w:rPr>
                <w:rStyle w:val="Hyperlink"/>
                <w:noProof/>
              </w:rPr>
              <w:t>3.</w:t>
            </w:r>
            <w:r w:rsidR="00D915FF">
              <w:rPr>
                <w:rFonts w:eastAsiaTheme="minorEastAsia"/>
                <w:noProof/>
                <w:sz w:val="22"/>
                <w:lang w:eastAsia="de-DE"/>
              </w:rPr>
              <w:tab/>
            </w:r>
            <w:r w:rsidR="00D915FF" w:rsidRPr="00C6687C">
              <w:rPr>
                <w:rStyle w:val="Hyperlink"/>
                <w:noProof/>
              </w:rPr>
              <w:t>Installation</w:t>
            </w:r>
            <w:r w:rsidR="00D915FF">
              <w:rPr>
                <w:noProof/>
                <w:webHidden/>
              </w:rPr>
              <w:tab/>
            </w:r>
            <w:r w:rsidR="00D915FF">
              <w:rPr>
                <w:noProof/>
                <w:webHidden/>
              </w:rPr>
              <w:fldChar w:fldCharType="begin"/>
            </w:r>
            <w:r w:rsidR="00D915FF">
              <w:rPr>
                <w:noProof/>
                <w:webHidden/>
              </w:rPr>
              <w:instrText xml:space="preserve"> PAGEREF _Toc80273587 \h </w:instrText>
            </w:r>
            <w:r w:rsidR="00D915FF">
              <w:rPr>
                <w:noProof/>
                <w:webHidden/>
              </w:rPr>
            </w:r>
            <w:r w:rsidR="00D915FF">
              <w:rPr>
                <w:noProof/>
                <w:webHidden/>
              </w:rPr>
              <w:fldChar w:fldCharType="separate"/>
            </w:r>
            <w:r w:rsidR="00D915FF">
              <w:rPr>
                <w:noProof/>
                <w:webHidden/>
              </w:rPr>
              <w:t>6</w:t>
            </w:r>
            <w:r w:rsidR="00D915FF">
              <w:rPr>
                <w:noProof/>
                <w:webHidden/>
              </w:rPr>
              <w:fldChar w:fldCharType="end"/>
            </w:r>
          </w:hyperlink>
        </w:p>
        <w:p w14:paraId="71B9CF59" w14:textId="42C45A18" w:rsidR="00D915FF" w:rsidRDefault="003D727F">
          <w:pPr>
            <w:pStyle w:val="Verzeichnis2"/>
            <w:tabs>
              <w:tab w:val="left" w:pos="880"/>
              <w:tab w:val="right" w:leader="dot" w:pos="9062"/>
            </w:tabs>
            <w:rPr>
              <w:rFonts w:eastAsiaTheme="minorEastAsia"/>
              <w:noProof/>
              <w:sz w:val="22"/>
              <w:lang w:eastAsia="de-DE"/>
            </w:rPr>
          </w:pPr>
          <w:hyperlink w:anchor="_Toc80273588" w:history="1">
            <w:r w:rsidR="00D915FF" w:rsidRPr="00C6687C">
              <w:rPr>
                <w:rStyle w:val="Hyperlink"/>
                <w:noProof/>
              </w:rPr>
              <w:t>3.1.</w:t>
            </w:r>
            <w:r w:rsidR="00D915FF">
              <w:rPr>
                <w:rFonts w:eastAsiaTheme="minorEastAsia"/>
                <w:noProof/>
                <w:sz w:val="22"/>
                <w:lang w:eastAsia="de-DE"/>
              </w:rPr>
              <w:tab/>
            </w:r>
            <w:r w:rsidR="00D915FF" w:rsidRPr="00C6687C">
              <w:rPr>
                <w:rStyle w:val="Hyperlink"/>
                <w:noProof/>
              </w:rPr>
              <w:t>Download</w:t>
            </w:r>
            <w:r w:rsidR="00D915FF">
              <w:rPr>
                <w:noProof/>
                <w:webHidden/>
              </w:rPr>
              <w:tab/>
            </w:r>
            <w:r w:rsidR="00D915FF">
              <w:rPr>
                <w:noProof/>
                <w:webHidden/>
              </w:rPr>
              <w:fldChar w:fldCharType="begin"/>
            </w:r>
            <w:r w:rsidR="00D915FF">
              <w:rPr>
                <w:noProof/>
                <w:webHidden/>
              </w:rPr>
              <w:instrText xml:space="preserve"> PAGEREF _Toc80273588 \h </w:instrText>
            </w:r>
            <w:r w:rsidR="00D915FF">
              <w:rPr>
                <w:noProof/>
                <w:webHidden/>
              </w:rPr>
            </w:r>
            <w:r w:rsidR="00D915FF">
              <w:rPr>
                <w:noProof/>
                <w:webHidden/>
              </w:rPr>
              <w:fldChar w:fldCharType="separate"/>
            </w:r>
            <w:r w:rsidR="00D915FF">
              <w:rPr>
                <w:noProof/>
                <w:webHidden/>
              </w:rPr>
              <w:t>7</w:t>
            </w:r>
            <w:r w:rsidR="00D915FF">
              <w:rPr>
                <w:noProof/>
                <w:webHidden/>
              </w:rPr>
              <w:fldChar w:fldCharType="end"/>
            </w:r>
          </w:hyperlink>
        </w:p>
        <w:p w14:paraId="00547A54" w14:textId="78057D01" w:rsidR="00D915FF" w:rsidRDefault="003D727F">
          <w:pPr>
            <w:pStyle w:val="Verzeichnis2"/>
            <w:tabs>
              <w:tab w:val="left" w:pos="880"/>
              <w:tab w:val="right" w:leader="dot" w:pos="9062"/>
            </w:tabs>
            <w:rPr>
              <w:rFonts w:eastAsiaTheme="minorEastAsia"/>
              <w:noProof/>
              <w:sz w:val="22"/>
              <w:lang w:eastAsia="de-DE"/>
            </w:rPr>
          </w:pPr>
          <w:hyperlink w:anchor="_Toc80273589" w:history="1">
            <w:r w:rsidR="00D915FF" w:rsidRPr="00C6687C">
              <w:rPr>
                <w:rStyle w:val="Hyperlink"/>
                <w:noProof/>
              </w:rPr>
              <w:t>3.2.</w:t>
            </w:r>
            <w:r w:rsidR="00D915FF">
              <w:rPr>
                <w:rFonts w:eastAsiaTheme="minorEastAsia"/>
                <w:noProof/>
                <w:sz w:val="22"/>
                <w:lang w:eastAsia="de-DE"/>
              </w:rPr>
              <w:tab/>
            </w:r>
            <w:r w:rsidR="00D915FF" w:rsidRPr="00C6687C">
              <w:rPr>
                <w:rStyle w:val="Hyperlink"/>
                <w:noProof/>
              </w:rPr>
              <w:t>Kernprogramm und Komponenten-Auswahl</w:t>
            </w:r>
            <w:r w:rsidR="00D915FF">
              <w:rPr>
                <w:noProof/>
                <w:webHidden/>
              </w:rPr>
              <w:tab/>
            </w:r>
            <w:r w:rsidR="00D915FF">
              <w:rPr>
                <w:noProof/>
                <w:webHidden/>
              </w:rPr>
              <w:fldChar w:fldCharType="begin"/>
            </w:r>
            <w:r w:rsidR="00D915FF">
              <w:rPr>
                <w:noProof/>
                <w:webHidden/>
              </w:rPr>
              <w:instrText xml:space="preserve"> PAGEREF _Toc80273589 \h </w:instrText>
            </w:r>
            <w:r w:rsidR="00D915FF">
              <w:rPr>
                <w:noProof/>
                <w:webHidden/>
              </w:rPr>
            </w:r>
            <w:r w:rsidR="00D915FF">
              <w:rPr>
                <w:noProof/>
                <w:webHidden/>
              </w:rPr>
              <w:fldChar w:fldCharType="separate"/>
            </w:r>
            <w:r w:rsidR="00D915FF">
              <w:rPr>
                <w:noProof/>
                <w:webHidden/>
              </w:rPr>
              <w:t>8</w:t>
            </w:r>
            <w:r w:rsidR="00D915FF">
              <w:rPr>
                <w:noProof/>
                <w:webHidden/>
              </w:rPr>
              <w:fldChar w:fldCharType="end"/>
            </w:r>
          </w:hyperlink>
        </w:p>
        <w:p w14:paraId="43E598B2" w14:textId="680A37DF" w:rsidR="00D915FF" w:rsidRDefault="003D727F">
          <w:pPr>
            <w:pStyle w:val="Verzeichnis3"/>
            <w:tabs>
              <w:tab w:val="left" w:pos="1320"/>
              <w:tab w:val="right" w:leader="dot" w:pos="9062"/>
            </w:tabs>
            <w:rPr>
              <w:rFonts w:eastAsiaTheme="minorEastAsia"/>
              <w:noProof/>
              <w:sz w:val="22"/>
              <w:lang w:eastAsia="de-DE"/>
            </w:rPr>
          </w:pPr>
          <w:hyperlink w:anchor="_Toc80273590" w:history="1">
            <w:r w:rsidR="00D915FF" w:rsidRPr="00C6687C">
              <w:rPr>
                <w:rStyle w:val="Hyperlink"/>
                <w:noProof/>
              </w:rPr>
              <w:t>3.2.1.</w:t>
            </w:r>
            <w:r w:rsidR="00D915FF">
              <w:rPr>
                <w:rFonts w:eastAsiaTheme="minorEastAsia"/>
                <w:noProof/>
                <w:sz w:val="22"/>
                <w:lang w:eastAsia="de-DE"/>
              </w:rPr>
              <w:tab/>
            </w:r>
            <w:r w:rsidR="00D915FF" w:rsidRPr="00C6687C">
              <w:rPr>
                <w:rStyle w:val="Hyperlink"/>
                <w:noProof/>
              </w:rPr>
              <w:t>Auswahl der Komponenten</w:t>
            </w:r>
            <w:r w:rsidR="00D915FF">
              <w:rPr>
                <w:noProof/>
                <w:webHidden/>
              </w:rPr>
              <w:tab/>
            </w:r>
            <w:r w:rsidR="00D915FF">
              <w:rPr>
                <w:noProof/>
                <w:webHidden/>
              </w:rPr>
              <w:fldChar w:fldCharType="begin"/>
            </w:r>
            <w:r w:rsidR="00D915FF">
              <w:rPr>
                <w:noProof/>
                <w:webHidden/>
              </w:rPr>
              <w:instrText xml:space="preserve"> PAGEREF _Toc80273590 \h </w:instrText>
            </w:r>
            <w:r w:rsidR="00D915FF">
              <w:rPr>
                <w:noProof/>
                <w:webHidden/>
              </w:rPr>
            </w:r>
            <w:r w:rsidR="00D915FF">
              <w:rPr>
                <w:noProof/>
                <w:webHidden/>
              </w:rPr>
              <w:fldChar w:fldCharType="separate"/>
            </w:r>
            <w:r w:rsidR="00D915FF">
              <w:rPr>
                <w:noProof/>
                <w:webHidden/>
              </w:rPr>
              <w:t>8</w:t>
            </w:r>
            <w:r w:rsidR="00D915FF">
              <w:rPr>
                <w:noProof/>
                <w:webHidden/>
              </w:rPr>
              <w:fldChar w:fldCharType="end"/>
            </w:r>
          </w:hyperlink>
        </w:p>
        <w:p w14:paraId="5A1FB6A3" w14:textId="55D11636" w:rsidR="00D915FF" w:rsidRDefault="003D727F">
          <w:pPr>
            <w:pStyle w:val="Verzeichnis3"/>
            <w:tabs>
              <w:tab w:val="left" w:pos="1320"/>
              <w:tab w:val="right" w:leader="dot" w:pos="9062"/>
            </w:tabs>
            <w:rPr>
              <w:rFonts w:eastAsiaTheme="minorEastAsia"/>
              <w:noProof/>
              <w:sz w:val="22"/>
              <w:lang w:eastAsia="de-DE"/>
            </w:rPr>
          </w:pPr>
          <w:hyperlink w:anchor="_Toc80273591" w:history="1">
            <w:r w:rsidR="00D915FF" w:rsidRPr="00C6687C">
              <w:rPr>
                <w:rStyle w:val="Hyperlink"/>
                <w:noProof/>
              </w:rPr>
              <w:t>3.2.2.</w:t>
            </w:r>
            <w:r w:rsidR="00D915FF">
              <w:rPr>
                <w:rFonts w:eastAsiaTheme="minorEastAsia"/>
                <w:noProof/>
                <w:sz w:val="22"/>
                <w:lang w:eastAsia="de-DE"/>
              </w:rPr>
              <w:tab/>
            </w:r>
            <w:r w:rsidR="00D915FF" w:rsidRPr="00C6687C">
              <w:rPr>
                <w:rStyle w:val="Hyperlink"/>
                <w:noProof/>
              </w:rPr>
              <w:t>Auswahl der Komponenten-Elemente</w:t>
            </w:r>
            <w:r w:rsidR="00D915FF">
              <w:rPr>
                <w:noProof/>
                <w:webHidden/>
              </w:rPr>
              <w:tab/>
            </w:r>
            <w:r w:rsidR="00D915FF">
              <w:rPr>
                <w:noProof/>
                <w:webHidden/>
              </w:rPr>
              <w:fldChar w:fldCharType="begin"/>
            </w:r>
            <w:r w:rsidR="00D915FF">
              <w:rPr>
                <w:noProof/>
                <w:webHidden/>
              </w:rPr>
              <w:instrText xml:space="preserve"> PAGEREF _Toc80273591 \h </w:instrText>
            </w:r>
            <w:r w:rsidR="00D915FF">
              <w:rPr>
                <w:noProof/>
                <w:webHidden/>
              </w:rPr>
            </w:r>
            <w:r w:rsidR="00D915FF">
              <w:rPr>
                <w:noProof/>
                <w:webHidden/>
              </w:rPr>
              <w:fldChar w:fldCharType="separate"/>
            </w:r>
            <w:r w:rsidR="00D915FF">
              <w:rPr>
                <w:noProof/>
                <w:webHidden/>
              </w:rPr>
              <w:t>10</w:t>
            </w:r>
            <w:r w:rsidR="00D915FF">
              <w:rPr>
                <w:noProof/>
                <w:webHidden/>
              </w:rPr>
              <w:fldChar w:fldCharType="end"/>
            </w:r>
          </w:hyperlink>
        </w:p>
        <w:p w14:paraId="0DAE6881" w14:textId="55CE7867" w:rsidR="00D915FF" w:rsidRDefault="003D727F">
          <w:pPr>
            <w:pStyle w:val="Verzeichnis3"/>
            <w:tabs>
              <w:tab w:val="left" w:pos="1320"/>
              <w:tab w:val="right" w:leader="dot" w:pos="9062"/>
            </w:tabs>
            <w:rPr>
              <w:rFonts w:eastAsiaTheme="minorEastAsia"/>
              <w:noProof/>
              <w:sz w:val="22"/>
              <w:lang w:eastAsia="de-DE"/>
            </w:rPr>
          </w:pPr>
          <w:hyperlink w:anchor="_Toc80273592" w:history="1">
            <w:r w:rsidR="00D915FF" w:rsidRPr="00C6687C">
              <w:rPr>
                <w:rStyle w:val="Hyperlink"/>
                <w:noProof/>
              </w:rPr>
              <w:t>3.2.3.</w:t>
            </w:r>
            <w:r w:rsidR="00D915FF">
              <w:rPr>
                <w:rFonts w:eastAsiaTheme="minorEastAsia"/>
                <w:noProof/>
                <w:sz w:val="22"/>
                <w:lang w:eastAsia="de-DE"/>
              </w:rPr>
              <w:tab/>
            </w:r>
            <w:r w:rsidR="00D915FF" w:rsidRPr="00C6687C">
              <w:rPr>
                <w:rStyle w:val="Hyperlink"/>
                <w:noProof/>
              </w:rPr>
              <w:t>Installationspfade</w:t>
            </w:r>
            <w:r w:rsidR="00D915FF">
              <w:rPr>
                <w:noProof/>
                <w:webHidden/>
              </w:rPr>
              <w:tab/>
            </w:r>
            <w:r w:rsidR="00D915FF">
              <w:rPr>
                <w:noProof/>
                <w:webHidden/>
              </w:rPr>
              <w:fldChar w:fldCharType="begin"/>
            </w:r>
            <w:r w:rsidR="00D915FF">
              <w:rPr>
                <w:noProof/>
                <w:webHidden/>
              </w:rPr>
              <w:instrText xml:space="preserve"> PAGEREF _Toc80273592 \h </w:instrText>
            </w:r>
            <w:r w:rsidR="00D915FF">
              <w:rPr>
                <w:noProof/>
                <w:webHidden/>
              </w:rPr>
            </w:r>
            <w:r w:rsidR="00D915FF">
              <w:rPr>
                <w:noProof/>
                <w:webHidden/>
              </w:rPr>
              <w:fldChar w:fldCharType="separate"/>
            </w:r>
            <w:r w:rsidR="00D915FF">
              <w:rPr>
                <w:noProof/>
                <w:webHidden/>
              </w:rPr>
              <w:t>16</w:t>
            </w:r>
            <w:r w:rsidR="00D915FF">
              <w:rPr>
                <w:noProof/>
                <w:webHidden/>
              </w:rPr>
              <w:fldChar w:fldCharType="end"/>
            </w:r>
          </w:hyperlink>
        </w:p>
        <w:p w14:paraId="76EBD5CE" w14:textId="757EE534" w:rsidR="00D915FF" w:rsidRDefault="003D727F">
          <w:pPr>
            <w:pStyle w:val="Verzeichnis2"/>
            <w:tabs>
              <w:tab w:val="left" w:pos="880"/>
              <w:tab w:val="right" w:leader="dot" w:pos="9062"/>
            </w:tabs>
            <w:rPr>
              <w:rFonts w:eastAsiaTheme="minorEastAsia"/>
              <w:noProof/>
              <w:sz w:val="22"/>
              <w:lang w:eastAsia="de-DE"/>
            </w:rPr>
          </w:pPr>
          <w:hyperlink w:anchor="_Toc80273593" w:history="1">
            <w:r w:rsidR="00D915FF" w:rsidRPr="00C6687C">
              <w:rPr>
                <w:rStyle w:val="Hyperlink"/>
                <w:noProof/>
              </w:rPr>
              <w:t>3.3.</w:t>
            </w:r>
            <w:r w:rsidR="00D915FF">
              <w:rPr>
                <w:rFonts w:eastAsiaTheme="minorEastAsia"/>
                <w:noProof/>
                <w:sz w:val="22"/>
                <w:lang w:eastAsia="de-DE"/>
              </w:rPr>
              <w:tab/>
            </w:r>
            <w:r w:rsidR="00D915FF" w:rsidRPr="00C6687C">
              <w:rPr>
                <w:rStyle w:val="Hyperlink"/>
                <w:noProof/>
              </w:rPr>
              <w:t>MS Visual Studio – Plugins</w:t>
            </w:r>
            <w:r w:rsidR="00D915FF">
              <w:rPr>
                <w:noProof/>
                <w:webHidden/>
              </w:rPr>
              <w:tab/>
            </w:r>
            <w:r w:rsidR="00D915FF">
              <w:rPr>
                <w:noProof/>
                <w:webHidden/>
              </w:rPr>
              <w:fldChar w:fldCharType="begin"/>
            </w:r>
            <w:r w:rsidR="00D915FF">
              <w:rPr>
                <w:noProof/>
                <w:webHidden/>
              </w:rPr>
              <w:instrText xml:space="preserve"> PAGEREF _Toc80273593 \h </w:instrText>
            </w:r>
            <w:r w:rsidR="00D915FF">
              <w:rPr>
                <w:noProof/>
                <w:webHidden/>
              </w:rPr>
            </w:r>
            <w:r w:rsidR="00D915FF">
              <w:rPr>
                <w:noProof/>
                <w:webHidden/>
              </w:rPr>
              <w:fldChar w:fldCharType="separate"/>
            </w:r>
            <w:r w:rsidR="00D915FF">
              <w:rPr>
                <w:noProof/>
                <w:webHidden/>
              </w:rPr>
              <w:t>17</w:t>
            </w:r>
            <w:r w:rsidR="00D915FF">
              <w:rPr>
                <w:noProof/>
                <w:webHidden/>
              </w:rPr>
              <w:fldChar w:fldCharType="end"/>
            </w:r>
          </w:hyperlink>
        </w:p>
        <w:p w14:paraId="507641D6" w14:textId="00D5AFA4" w:rsidR="00D915FF" w:rsidRDefault="003D727F">
          <w:pPr>
            <w:pStyle w:val="Verzeichnis3"/>
            <w:tabs>
              <w:tab w:val="left" w:pos="1320"/>
              <w:tab w:val="right" w:leader="dot" w:pos="9062"/>
            </w:tabs>
            <w:rPr>
              <w:rFonts w:eastAsiaTheme="minorEastAsia"/>
              <w:noProof/>
              <w:sz w:val="22"/>
              <w:lang w:eastAsia="de-DE"/>
            </w:rPr>
          </w:pPr>
          <w:hyperlink w:anchor="_Toc80273594" w:history="1">
            <w:r w:rsidR="00D915FF" w:rsidRPr="00C6687C">
              <w:rPr>
                <w:rStyle w:val="Hyperlink"/>
                <w:noProof/>
              </w:rPr>
              <w:t>3.3.1.</w:t>
            </w:r>
            <w:r w:rsidR="00D915FF">
              <w:rPr>
                <w:rFonts w:eastAsiaTheme="minorEastAsia"/>
                <w:noProof/>
                <w:sz w:val="22"/>
                <w:lang w:eastAsia="de-DE"/>
              </w:rPr>
              <w:tab/>
            </w:r>
            <w:r w:rsidR="00D915FF" w:rsidRPr="00C6687C">
              <w:rPr>
                <w:rStyle w:val="Hyperlink"/>
                <w:noProof/>
              </w:rPr>
              <w:t>TypeScript für JavaScript</w:t>
            </w:r>
            <w:r w:rsidR="00D915FF">
              <w:rPr>
                <w:noProof/>
                <w:webHidden/>
              </w:rPr>
              <w:tab/>
            </w:r>
            <w:r w:rsidR="00D915FF">
              <w:rPr>
                <w:noProof/>
                <w:webHidden/>
              </w:rPr>
              <w:fldChar w:fldCharType="begin"/>
            </w:r>
            <w:r w:rsidR="00D915FF">
              <w:rPr>
                <w:noProof/>
                <w:webHidden/>
              </w:rPr>
              <w:instrText xml:space="preserve"> PAGEREF _Toc80273594 \h </w:instrText>
            </w:r>
            <w:r w:rsidR="00D915FF">
              <w:rPr>
                <w:noProof/>
                <w:webHidden/>
              </w:rPr>
            </w:r>
            <w:r w:rsidR="00D915FF">
              <w:rPr>
                <w:noProof/>
                <w:webHidden/>
              </w:rPr>
              <w:fldChar w:fldCharType="separate"/>
            </w:r>
            <w:r w:rsidR="00D915FF">
              <w:rPr>
                <w:noProof/>
                <w:webHidden/>
              </w:rPr>
              <w:t>18</w:t>
            </w:r>
            <w:r w:rsidR="00D915FF">
              <w:rPr>
                <w:noProof/>
                <w:webHidden/>
              </w:rPr>
              <w:fldChar w:fldCharType="end"/>
            </w:r>
          </w:hyperlink>
        </w:p>
        <w:p w14:paraId="63C88E46" w14:textId="10F0FFB7" w:rsidR="00D915FF" w:rsidRDefault="003D727F">
          <w:pPr>
            <w:pStyle w:val="Verzeichnis3"/>
            <w:tabs>
              <w:tab w:val="left" w:pos="1320"/>
              <w:tab w:val="right" w:leader="dot" w:pos="9062"/>
            </w:tabs>
            <w:rPr>
              <w:rFonts w:eastAsiaTheme="minorEastAsia"/>
              <w:noProof/>
              <w:sz w:val="22"/>
              <w:lang w:eastAsia="de-DE"/>
            </w:rPr>
          </w:pPr>
          <w:hyperlink w:anchor="_Toc80273595" w:history="1">
            <w:r w:rsidR="00D915FF" w:rsidRPr="00C6687C">
              <w:rPr>
                <w:rStyle w:val="Hyperlink"/>
                <w:noProof/>
              </w:rPr>
              <w:t>3.3.2.</w:t>
            </w:r>
            <w:r w:rsidR="00D915FF">
              <w:rPr>
                <w:rFonts w:eastAsiaTheme="minorEastAsia"/>
                <w:noProof/>
                <w:sz w:val="22"/>
                <w:lang w:eastAsia="de-DE"/>
              </w:rPr>
              <w:tab/>
            </w:r>
            <w:r w:rsidR="00D915FF" w:rsidRPr="00C6687C">
              <w:rPr>
                <w:rStyle w:val="Hyperlink"/>
                <w:noProof/>
              </w:rPr>
              <w:t>React + React Native – Boilerplates (Optional)</w:t>
            </w:r>
            <w:r w:rsidR="00D915FF">
              <w:rPr>
                <w:noProof/>
                <w:webHidden/>
              </w:rPr>
              <w:tab/>
            </w:r>
            <w:r w:rsidR="00D915FF">
              <w:rPr>
                <w:noProof/>
                <w:webHidden/>
              </w:rPr>
              <w:fldChar w:fldCharType="begin"/>
            </w:r>
            <w:r w:rsidR="00D915FF">
              <w:rPr>
                <w:noProof/>
                <w:webHidden/>
              </w:rPr>
              <w:instrText xml:space="preserve"> PAGEREF _Toc80273595 \h </w:instrText>
            </w:r>
            <w:r w:rsidR="00D915FF">
              <w:rPr>
                <w:noProof/>
                <w:webHidden/>
              </w:rPr>
            </w:r>
            <w:r w:rsidR="00D915FF">
              <w:rPr>
                <w:noProof/>
                <w:webHidden/>
              </w:rPr>
              <w:fldChar w:fldCharType="separate"/>
            </w:r>
            <w:r w:rsidR="00D915FF">
              <w:rPr>
                <w:noProof/>
                <w:webHidden/>
              </w:rPr>
              <w:t>22</w:t>
            </w:r>
            <w:r w:rsidR="00D915FF">
              <w:rPr>
                <w:noProof/>
                <w:webHidden/>
              </w:rPr>
              <w:fldChar w:fldCharType="end"/>
            </w:r>
          </w:hyperlink>
        </w:p>
        <w:p w14:paraId="200703F9" w14:textId="546ECE27" w:rsidR="00D915FF" w:rsidRDefault="003D727F">
          <w:pPr>
            <w:pStyle w:val="Verzeichnis2"/>
            <w:tabs>
              <w:tab w:val="left" w:pos="880"/>
              <w:tab w:val="right" w:leader="dot" w:pos="9062"/>
            </w:tabs>
            <w:rPr>
              <w:rFonts w:eastAsiaTheme="minorEastAsia"/>
              <w:noProof/>
              <w:sz w:val="22"/>
              <w:lang w:eastAsia="de-DE"/>
            </w:rPr>
          </w:pPr>
          <w:hyperlink w:anchor="_Toc80273596" w:history="1">
            <w:r w:rsidR="00D915FF" w:rsidRPr="00C6687C">
              <w:rPr>
                <w:rStyle w:val="Hyperlink"/>
                <w:noProof/>
              </w:rPr>
              <w:t>3.4.</w:t>
            </w:r>
            <w:r w:rsidR="00D915FF">
              <w:rPr>
                <w:rFonts w:eastAsiaTheme="minorEastAsia"/>
                <w:noProof/>
                <w:sz w:val="22"/>
                <w:lang w:eastAsia="de-DE"/>
              </w:rPr>
              <w:tab/>
            </w:r>
            <w:r w:rsidR="00D915FF" w:rsidRPr="00C6687C">
              <w:rPr>
                <w:rStyle w:val="Hyperlink"/>
                <w:noProof/>
              </w:rPr>
              <w:t>MS Visual Studio – Benutzeroberflächen</w:t>
            </w:r>
            <w:r w:rsidR="00D915FF">
              <w:rPr>
                <w:noProof/>
                <w:webHidden/>
              </w:rPr>
              <w:tab/>
            </w:r>
            <w:r w:rsidR="00D915FF">
              <w:rPr>
                <w:noProof/>
                <w:webHidden/>
              </w:rPr>
              <w:fldChar w:fldCharType="begin"/>
            </w:r>
            <w:r w:rsidR="00D915FF">
              <w:rPr>
                <w:noProof/>
                <w:webHidden/>
              </w:rPr>
              <w:instrText xml:space="preserve"> PAGEREF _Toc80273596 \h </w:instrText>
            </w:r>
            <w:r w:rsidR="00D915FF">
              <w:rPr>
                <w:noProof/>
                <w:webHidden/>
              </w:rPr>
            </w:r>
            <w:r w:rsidR="00D915FF">
              <w:rPr>
                <w:noProof/>
                <w:webHidden/>
              </w:rPr>
              <w:fldChar w:fldCharType="separate"/>
            </w:r>
            <w:r w:rsidR="00D915FF">
              <w:rPr>
                <w:noProof/>
                <w:webHidden/>
              </w:rPr>
              <w:t>23</w:t>
            </w:r>
            <w:r w:rsidR="00D915FF">
              <w:rPr>
                <w:noProof/>
                <w:webHidden/>
              </w:rPr>
              <w:fldChar w:fldCharType="end"/>
            </w:r>
          </w:hyperlink>
        </w:p>
        <w:p w14:paraId="48303A8D" w14:textId="6AEB6423" w:rsidR="00D915FF" w:rsidRDefault="003D727F">
          <w:pPr>
            <w:pStyle w:val="Verzeichnis3"/>
            <w:tabs>
              <w:tab w:val="left" w:pos="1320"/>
              <w:tab w:val="right" w:leader="dot" w:pos="9062"/>
            </w:tabs>
            <w:rPr>
              <w:rFonts w:eastAsiaTheme="minorEastAsia"/>
              <w:noProof/>
              <w:sz w:val="22"/>
              <w:lang w:eastAsia="de-DE"/>
            </w:rPr>
          </w:pPr>
          <w:hyperlink w:anchor="_Toc80273597" w:history="1">
            <w:r w:rsidR="00D915FF" w:rsidRPr="00C6687C">
              <w:rPr>
                <w:rStyle w:val="Hyperlink"/>
                <w:noProof/>
              </w:rPr>
              <w:t>3.4.1.</w:t>
            </w:r>
            <w:r w:rsidR="00D915FF">
              <w:rPr>
                <w:rFonts w:eastAsiaTheme="minorEastAsia"/>
                <w:noProof/>
                <w:sz w:val="22"/>
                <w:lang w:eastAsia="de-DE"/>
              </w:rPr>
              <w:tab/>
            </w:r>
            <w:r w:rsidR="00D915FF" w:rsidRPr="00C6687C">
              <w:rPr>
                <w:rStyle w:val="Hyperlink"/>
                <w:noProof/>
              </w:rPr>
              <w:t>Ausgabe-Log</w:t>
            </w:r>
            <w:r w:rsidR="00D915FF">
              <w:rPr>
                <w:noProof/>
                <w:webHidden/>
              </w:rPr>
              <w:tab/>
            </w:r>
            <w:r w:rsidR="00D915FF">
              <w:rPr>
                <w:noProof/>
                <w:webHidden/>
              </w:rPr>
              <w:fldChar w:fldCharType="begin"/>
            </w:r>
            <w:r w:rsidR="00D915FF">
              <w:rPr>
                <w:noProof/>
                <w:webHidden/>
              </w:rPr>
              <w:instrText xml:space="preserve"> PAGEREF _Toc80273597 \h </w:instrText>
            </w:r>
            <w:r w:rsidR="00D915FF">
              <w:rPr>
                <w:noProof/>
                <w:webHidden/>
              </w:rPr>
            </w:r>
            <w:r w:rsidR="00D915FF">
              <w:rPr>
                <w:noProof/>
                <w:webHidden/>
              </w:rPr>
              <w:fldChar w:fldCharType="separate"/>
            </w:r>
            <w:r w:rsidR="00D915FF">
              <w:rPr>
                <w:noProof/>
                <w:webHidden/>
              </w:rPr>
              <w:t>23</w:t>
            </w:r>
            <w:r w:rsidR="00D915FF">
              <w:rPr>
                <w:noProof/>
                <w:webHidden/>
              </w:rPr>
              <w:fldChar w:fldCharType="end"/>
            </w:r>
          </w:hyperlink>
        </w:p>
        <w:p w14:paraId="7D431DEB" w14:textId="68D729F8" w:rsidR="00D915FF" w:rsidRDefault="003D727F">
          <w:pPr>
            <w:pStyle w:val="Verzeichnis3"/>
            <w:tabs>
              <w:tab w:val="left" w:pos="1320"/>
              <w:tab w:val="right" w:leader="dot" w:pos="9062"/>
            </w:tabs>
            <w:rPr>
              <w:rFonts w:eastAsiaTheme="minorEastAsia"/>
              <w:noProof/>
              <w:sz w:val="22"/>
              <w:lang w:eastAsia="de-DE"/>
            </w:rPr>
          </w:pPr>
          <w:hyperlink w:anchor="_Toc80273598" w:history="1">
            <w:r w:rsidR="00D915FF" w:rsidRPr="00C6687C">
              <w:rPr>
                <w:rStyle w:val="Hyperlink"/>
                <w:noProof/>
              </w:rPr>
              <w:t>3.4.2.</w:t>
            </w:r>
            <w:r w:rsidR="00D915FF">
              <w:rPr>
                <w:rFonts w:eastAsiaTheme="minorEastAsia"/>
                <w:noProof/>
                <w:sz w:val="22"/>
                <w:lang w:eastAsia="de-DE"/>
              </w:rPr>
              <w:tab/>
            </w:r>
            <w:r w:rsidR="00D915FF" w:rsidRPr="00C6687C">
              <w:rPr>
                <w:rStyle w:val="Hyperlink"/>
                <w:noProof/>
              </w:rPr>
              <w:t>NuGet Paket-Manager-Konsole</w:t>
            </w:r>
            <w:r w:rsidR="00D915FF">
              <w:rPr>
                <w:noProof/>
                <w:webHidden/>
              </w:rPr>
              <w:tab/>
            </w:r>
            <w:r w:rsidR="00D915FF">
              <w:rPr>
                <w:noProof/>
                <w:webHidden/>
              </w:rPr>
              <w:fldChar w:fldCharType="begin"/>
            </w:r>
            <w:r w:rsidR="00D915FF">
              <w:rPr>
                <w:noProof/>
                <w:webHidden/>
              </w:rPr>
              <w:instrText xml:space="preserve"> PAGEREF _Toc80273598 \h </w:instrText>
            </w:r>
            <w:r w:rsidR="00D915FF">
              <w:rPr>
                <w:noProof/>
                <w:webHidden/>
              </w:rPr>
            </w:r>
            <w:r w:rsidR="00D915FF">
              <w:rPr>
                <w:noProof/>
                <w:webHidden/>
              </w:rPr>
              <w:fldChar w:fldCharType="separate"/>
            </w:r>
            <w:r w:rsidR="00D915FF">
              <w:rPr>
                <w:noProof/>
                <w:webHidden/>
              </w:rPr>
              <w:t>24</w:t>
            </w:r>
            <w:r w:rsidR="00D915FF">
              <w:rPr>
                <w:noProof/>
                <w:webHidden/>
              </w:rPr>
              <w:fldChar w:fldCharType="end"/>
            </w:r>
          </w:hyperlink>
        </w:p>
        <w:p w14:paraId="12DFB364" w14:textId="19F8F8D0" w:rsidR="00D915FF" w:rsidRDefault="003D727F">
          <w:pPr>
            <w:pStyle w:val="Verzeichnis3"/>
            <w:tabs>
              <w:tab w:val="left" w:pos="1320"/>
              <w:tab w:val="right" w:leader="dot" w:pos="9062"/>
            </w:tabs>
            <w:rPr>
              <w:rFonts w:eastAsiaTheme="minorEastAsia"/>
              <w:noProof/>
              <w:sz w:val="22"/>
              <w:lang w:eastAsia="de-DE"/>
            </w:rPr>
          </w:pPr>
          <w:hyperlink w:anchor="_Toc80273599" w:history="1">
            <w:r w:rsidR="00D915FF" w:rsidRPr="00C6687C">
              <w:rPr>
                <w:rStyle w:val="Hyperlink"/>
                <w:noProof/>
              </w:rPr>
              <w:t>3.4.3.</w:t>
            </w:r>
            <w:r w:rsidR="00D915FF">
              <w:rPr>
                <w:rFonts w:eastAsiaTheme="minorEastAsia"/>
                <w:noProof/>
                <w:sz w:val="22"/>
                <w:lang w:eastAsia="de-DE"/>
              </w:rPr>
              <w:tab/>
            </w:r>
            <w:r w:rsidR="00D915FF" w:rsidRPr="00C6687C">
              <w:rPr>
                <w:rStyle w:val="Hyperlink"/>
                <w:noProof/>
              </w:rPr>
              <w:t>Developer-PowerShell</w:t>
            </w:r>
            <w:r w:rsidR="00D915FF">
              <w:rPr>
                <w:noProof/>
                <w:webHidden/>
              </w:rPr>
              <w:tab/>
            </w:r>
            <w:r w:rsidR="00D915FF">
              <w:rPr>
                <w:noProof/>
                <w:webHidden/>
              </w:rPr>
              <w:fldChar w:fldCharType="begin"/>
            </w:r>
            <w:r w:rsidR="00D915FF">
              <w:rPr>
                <w:noProof/>
                <w:webHidden/>
              </w:rPr>
              <w:instrText xml:space="preserve"> PAGEREF _Toc80273599 \h </w:instrText>
            </w:r>
            <w:r w:rsidR="00D915FF">
              <w:rPr>
                <w:noProof/>
                <w:webHidden/>
              </w:rPr>
            </w:r>
            <w:r w:rsidR="00D915FF">
              <w:rPr>
                <w:noProof/>
                <w:webHidden/>
              </w:rPr>
              <w:fldChar w:fldCharType="separate"/>
            </w:r>
            <w:r w:rsidR="00D915FF">
              <w:rPr>
                <w:noProof/>
                <w:webHidden/>
              </w:rPr>
              <w:t>25</w:t>
            </w:r>
            <w:r w:rsidR="00D915FF">
              <w:rPr>
                <w:noProof/>
                <w:webHidden/>
              </w:rPr>
              <w:fldChar w:fldCharType="end"/>
            </w:r>
          </w:hyperlink>
        </w:p>
        <w:p w14:paraId="2AF1AFE9" w14:textId="08149323" w:rsidR="00D915FF" w:rsidRDefault="003D727F">
          <w:pPr>
            <w:pStyle w:val="Verzeichnis3"/>
            <w:tabs>
              <w:tab w:val="left" w:pos="1320"/>
              <w:tab w:val="right" w:leader="dot" w:pos="9062"/>
            </w:tabs>
            <w:rPr>
              <w:rFonts w:eastAsiaTheme="minorEastAsia"/>
              <w:noProof/>
              <w:sz w:val="22"/>
              <w:lang w:eastAsia="de-DE"/>
            </w:rPr>
          </w:pPr>
          <w:hyperlink w:anchor="_Toc80273600" w:history="1">
            <w:r w:rsidR="00D915FF" w:rsidRPr="00C6687C">
              <w:rPr>
                <w:rStyle w:val="Hyperlink"/>
                <w:noProof/>
              </w:rPr>
              <w:t>3.4.4.</w:t>
            </w:r>
            <w:r w:rsidR="00D915FF">
              <w:rPr>
                <w:rFonts w:eastAsiaTheme="minorEastAsia"/>
                <w:noProof/>
                <w:sz w:val="22"/>
                <w:lang w:eastAsia="de-DE"/>
              </w:rPr>
              <w:tab/>
            </w:r>
            <w:r w:rsidR="00D915FF" w:rsidRPr="00C6687C">
              <w:rPr>
                <w:rStyle w:val="Hyperlink"/>
                <w:noProof/>
              </w:rPr>
              <w:t>Developer-Eingabeaufforderung</w:t>
            </w:r>
            <w:r w:rsidR="00D915FF">
              <w:rPr>
                <w:noProof/>
                <w:webHidden/>
              </w:rPr>
              <w:tab/>
            </w:r>
            <w:r w:rsidR="00D915FF">
              <w:rPr>
                <w:noProof/>
                <w:webHidden/>
              </w:rPr>
              <w:fldChar w:fldCharType="begin"/>
            </w:r>
            <w:r w:rsidR="00D915FF">
              <w:rPr>
                <w:noProof/>
                <w:webHidden/>
              </w:rPr>
              <w:instrText xml:space="preserve"> PAGEREF _Toc80273600 \h </w:instrText>
            </w:r>
            <w:r w:rsidR="00D915FF">
              <w:rPr>
                <w:noProof/>
                <w:webHidden/>
              </w:rPr>
            </w:r>
            <w:r w:rsidR="00D915FF">
              <w:rPr>
                <w:noProof/>
                <w:webHidden/>
              </w:rPr>
              <w:fldChar w:fldCharType="separate"/>
            </w:r>
            <w:r w:rsidR="00D915FF">
              <w:rPr>
                <w:noProof/>
                <w:webHidden/>
              </w:rPr>
              <w:t>26</w:t>
            </w:r>
            <w:r w:rsidR="00D915FF">
              <w:rPr>
                <w:noProof/>
                <w:webHidden/>
              </w:rPr>
              <w:fldChar w:fldCharType="end"/>
            </w:r>
          </w:hyperlink>
        </w:p>
        <w:p w14:paraId="14F65A69" w14:textId="20D6BF43" w:rsidR="00D915FF" w:rsidRDefault="003D727F">
          <w:pPr>
            <w:pStyle w:val="Verzeichnis2"/>
            <w:tabs>
              <w:tab w:val="left" w:pos="880"/>
              <w:tab w:val="right" w:leader="dot" w:pos="9062"/>
            </w:tabs>
            <w:rPr>
              <w:rFonts w:eastAsiaTheme="minorEastAsia"/>
              <w:noProof/>
              <w:sz w:val="22"/>
              <w:lang w:eastAsia="de-DE"/>
            </w:rPr>
          </w:pPr>
          <w:hyperlink w:anchor="_Toc80273601" w:history="1">
            <w:r w:rsidR="00D915FF" w:rsidRPr="00C6687C">
              <w:rPr>
                <w:rStyle w:val="Hyperlink"/>
                <w:noProof/>
              </w:rPr>
              <w:t>3.5.</w:t>
            </w:r>
            <w:r w:rsidR="00D915FF">
              <w:rPr>
                <w:rFonts w:eastAsiaTheme="minorEastAsia"/>
                <w:noProof/>
                <w:sz w:val="22"/>
                <w:lang w:eastAsia="de-DE"/>
              </w:rPr>
              <w:tab/>
            </w:r>
            <w:r w:rsidR="00D915FF" w:rsidRPr="00C6687C">
              <w:rPr>
                <w:rStyle w:val="Hyperlink"/>
                <w:noProof/>
              </w:rPr>
              <w:t>MS Visual Studio – Updates</w:t>
            </w:r>
            <w:r w:rsidR="00D915FF">
              <w:rPr>
                <w:noProof/>
                <w:webHidden/>
              </w:rPr>
              <w:tab/>
            </w:r>
            <w:r w:rsidR="00D915FF">
              <w:rPr>
                <w:noProof/>
                <w:webHidden/>
              </w:rPr>
              <w:fldChar w:fldCharType="begin"/>
            </w:r>
            <w:r w:rsidR="00D915FF">
              <w:rPr>
                <w:noProof/>
                <w:webHidden/>
              </w:rPr>
              <w:instrText xml:space="preserve"> PAGEREF _Toc80273601 \h </w:instrText>
            </w:r>
            <w:r w:rsidR="00D915FF">
              <w:rPr>
                <w:noProof/>
                <w:webHidden/>
              </w:rPr>
            </w:r>
            <w:r w:rsidR="00D915FF">
              <w:rPr>
                <w:noProof/>
                <w:webHidden/>
              </w:rPr>
              <w:fldChar w:fldCharType="separate"/>
            </w:r>
            <w:r w:rsidR="00D915FF">
              <w:rPr>
                <w:noProof/>
                <w:webHidden/>
              </w:rPr>
              <w:t>27</w:t>
            </w:r>
            <w:r w:rsidR="00D915FF">
              <w:rPr>
                <w:noProof/>
                <w:webHidden/>
              </w:rPr>
              <w:fldChar w:fldCharType="end"/>
            </w:r>
          </w:hyperlink>
        </w:p>
        <w:p w14:paraId="49F71CAD" w14:textId="4192ABC6" w:rsidR="00D915FF" w:rsidRDefault="003D727F">
          <w:pPr>
            <w:pStyle w:val="Verzeichnis3"/>
            <w:tabs>
              <w:tab w:val="left" w:pos="1320"/>
              <w:tab w:val="right" w:leader="dot" w:pos="9062"/>
            </w:tabs>
            <w:rPr>
              <w:rFonts w:eastAsiaTheme="minorEastAsia"/>
              <w:noProof/>
              <w:sz w:val="22"/>
              <w:lang w:eastAsia="de-DE"/>
            </w:rPr>
          </w:pPr>
          <w:hyperlink w:anchor="_Toc80273602" w:history="1">
            <w:r w:rsidR="00D915FF" w:rsidRPr="00C6687C">
              <w:rPr>
                <w:rStyle w:val="Hyperlink"/>
                <w:noProof/>
              </w:rPr>
              <w:t>3.5.1.</w:t>
            </w:r>
            <w:r w:rsidR="00D915FF">
              <w:rPr>
                <w:rFonts w:eastAsiaTheme="minorEastAsia"/>
                <w:noProof/>
                <w:sz w:val="22"/>
                <w:lang w:eastAsia="de-DE"/>
              </w:rPr>
              <w:tab/>
            </w:r>
            <w:r w:rsidR="00D915FF" w:rsidRPr="00C6687C">
              <w:rPr>
                <w:rStyle w:val="Hyperlink"/>
                <w:noProof/>
              </w:rPr>
              <w:t>Kernprogramm – Updates/Versionsupgrades</w:t>
            </w:r>
            <w:r w:rsidR="00D915FF">
              <w:rPr>
                <w:noProof/>
                <w:webHidden/>
              </w:rPr>
              <w:tab/>
            </w:r>
            <w:r w:rsidR="00D915FF">
              <w:rPr>
                <w:noProof/>
                <w:webHidden/>
              </w:rPr>
              <w:fldChar w:fldCharType="begin"/>
            </w:r>
            <w:r w:rsidR="00D915FF">
              <w:rPr>
                <w:noProof/>
                <w:webHidden/>
              </w:rPr>
              <w:instrText xml:space="preserve"> PAGEREF _Toc80273602 \h </w:instrText>
            </w:r>
            <w:r w:rsidR="00D915FF">
              <w:rPr>
                <w:noProof/>
                <w:webHidden/>
              </w:rPr>
            </w:r>
            <w:r w:rsidR="00D915FF">
              <w:rPr>
                <w:noProof/>
                <w:webHidden/>
              </w:rPr>
              <w:fldChar w:fldCharType="separate"/>
            </w:r>
            <w:r w:rsidR="00D915FF">
              <w:rPr>
                <w:noProof/>
                <w:webHidden/>
              </w:rPr>
              <w:t>27</w:t>
            </w:r>
            <w:r w:rsidR="00D915FF">
              <w:rPr>
                <w:noProof/>
                <w:webHidden/>
              </w:rPr>
              <w:fldChar w:fldCharType="end"/>
            </w:r>
          </w:hyperlink>
        </w:p>
        <w:p w14:paraId="2813EAF9" w14:textId="7D683BE9" w:rsidR="00D915FF" w:rsidRDefault="003D727F">
          <w:pPr>
            <w:pStyle w:val="Verzeichnis3"/>
            <w:tabs>
              <w:tab w:val="left" w:pos="1320"/>
              <w:tab w:val="right" w:leader="dot" w:pos="9062"/>
            </w:tabs>
            <w:rPr>
              <w:rFonts w:eastAsiaTheme="minorEastAsia"/>
              <w:noProof/>
              <w:sz w:val="22"/>
              <w:lang w:eastAsia="de-DE"/>
            </w:rPr>
          </w:pPr>
          <w:hyperlink w:anchor="_Toc80273603" w:history="1">
            <w:r w:rsidR="00D915FF" w:rsidRPr="00C6687C">
              <w:rPr>
                <w:rStyle w:val="Hyperlink"/>
                <w:noProof/>
              </w:rPr>
              <w:t>3.5.2.</w:t>
            </w:r>
            <w:r w:rsidR="00D915FF">
              <w:rPr>
                <w:rFonts w:eastAsiaTheme="minorEastAsia"/>
                <w:noProof/>
                <w:sz w:val="22"/>
                <w:lang w:eastAsia="de-DE"/>
              </w:rPr>
              <w:tab/>
            </w:r>
            <w:r w:rsidR="00D915FF" w:rsidRPr="00C6687C">
              <w:rPr>
                <w:rStyle w:val="Hyperlink"/>
                <w:noProof/>
              </w:rPr>
              <w:t>Komponenten – Updates</w:t>
            </w:r>
            <w:r w:rsidR="00D915FF">
              <w:rPr>
                <w:noProof/>
                <w:webHidden/>
              </w:rPr>
              <w:tab/>
            </w:r>
            <w:r w:rsidR="00D915FF">
              <w:rPr>
                <w:noProof/>
                <w:webHidden/>
              </w:rPr>
              <w:fldChar w:fldCharType="begin"/>
            </w:r>
            <w:r w:rsidR="00D915FF">
              <w:rPr>
                <w:noProof/>
                <w:webHidden/>
              </w:rPr>
              <w:instrText xml:space="preserve"> PAGEREF _Toc80273603 \h </w:instrText>
            </w:r>
            <w:r w:rsidR="00D915FF">
              <w:rPr>
                <w:noProof/>
                <w:webHidden/>
              </w:rPr>
            </w:r>
            <w:r w:rsidR="00D915FF">
              <w:rPr>
                <w:noProof/>
                <w:webHidden/>
              </w:rPr>
              <w:fldChar w:fldCharType="separate"/>
            </w:r>
            <w:r w:rsidR="00D915FF">
              <w:rPr>
                <w:noProof/>
                <w:webHidden/>
              </w:rPr>
              <w:t>28</w:t>
            </w:r>
            <w:r w:rsidR="00D915FF">
              <w:rPr>
                <w:noProof/>
                <w:webHidden/>
              </w:rPr>
              <w:fldChar w:fldCharType="end"/>
            </w:r>
          </w:hyperlink>
        </w:p>
        <w:p w14:paraId="1F2A08EF" w14:textId="4905677B" w:rsidR="00D915FF" w:rsidRDefault="003D727F">
          <w:pPr>
            <w:pStyle w:val="Verzeichnis3"/>
            <w:tabs>
              <w:tab w:val="left" w:pos="1320"/>
              <w:tab w:val="right" w:leader="dot" w:pos="9062"/>
            </w:tabs>
            <w:rPr>
              <w:rFonts w:eastAsiaTheme="minorEastAsia"/>
              <w:noProof/>
              <w:sz w:val="22"/>
              <w:lang w:eastAsia="de-DE"/>
            </w:rPr>
          </w:pPr>
          <w:hyperlink w:anchor="_Toc80273604" w:history="1">
            <w:r w:rsidR="00D915FF" w:rsidRPr="00C6687C">
              <w:rPr>
                <w:rStyle w:val="Hyperlink"/>
                <w:noProof/>
              </w:rPr>
              <w:t>3.5.3.</w:t>
            </w:r>
            <w:r w:rsidR="00D915FF">
              <w:rPr>
                <w:rFonts w:eastAsiaTheme="minorEastAsia"/>
                <w:noProof/>
                <w:sz w:val="22"/>
                <w:lang w:eastAsia="de-DE"/>
              </w:rPr>
              <w:tab/>
            </w:r>
            <w:r w:rsidR="00D915FF" w:rsidRPr="00C6687C">
              <w:rPr>
                <w:rStyle w:val="Hyperlink"/>
                <w:noProof/>
              </w:rPr>
              <w:t>Plugin – Updates</w:t>
            </w:r>
            <w:r w:rsidR="00D915FF">
              <w:rPr>
                <w:noProof/>
                <w:webHidden/>
              </w:rPr>
              <w:tab/>
            </w:r>
            <w:r w:rsidR="00D915FF">
              <w:rPr>
                <w:noProof/>
                <w:webHidden/>
              </w:rPr>
              <w:fldChar w:fldCharType="begin"/>
            </w:r>
            <w:r w:rsidR="00D915FF">
              <w:rPr>
                <w:noProof/>
                <w:webHidden/>
              </w:rPr>
              <w:instrText xml:space="preserve"> PAGEREF _Toc80273604 \h </w:instrText>
            </w:r>
            <w:r w:rsidR="00D915FF">
              <w:rPr>
                <w:noProof/>
                <w:webHidden/>
              </w:rPr>
            </w:r>
            <w:r w:rsidR="00D915FF">
              <w:rPr>
                <w:noProof/>
                <w:webHidden/>
              </w:rPr>
              <w:fldChar w:fldCharType="separate"/>
            </w:r>
            <w:r w:rsidR="00D915FF">
              <w:rPr>
                <w:noProof/>
                <w:webHidden/>
              </w:rPr>
              <w:t>28</w:t>
            </w:r>
            <w:r w:rsidR="00D915FF">
              <w:rPr>
                <w:noProof/>
                <w:webHidden/>
              </w:rPr>
              <w:fldChar w:fldCharType="end"/>
            </w:r>
          </w:hyperlink>
        </w:p>
        <w:p w14:paraId="2AA56E53" w14:textId="0275E545" w:rsidR="00D915FF" w:rsidRDefault="003D727F">
          <w:pPr>
            <w:pStyle w:val="Verzeichnis1"/>
            <w:tabs>
              <w:tab w:val="left" w:pos="480"/>
              <w:tab w:val="right" w:leader="dot" w:pos="9062"/>
            </w:tabs>
            <w:rPr>
              <w:rFonts w:eastAsiaTheme="minorEastAsia"/>
              <w:noProof/>
              <w:sz w:val="22"/>
              <w:lang w:eastAsia="de-DE"/>
            </w:rPr>
          </w:pPr>
          <w:hyperlink w:anchor="_Toc80273605" w:history="1">
            <w:r w:rsidR="00D915FF" w:rsidRPr="00C6687C">
              <w:rPr>
                <w:rStyle w:val="Hyperlink"/>
                <w:noProof/>
              </w:rPr>
              <w:t>4.</w:t>
            </w:r>
            <w:r w:rsidR="00D915FF">
              <w:rPr>
                <w:rFonts w:eastAsiaTheme="minorEastAsia"/>
                <w:noProof/>
                <w:sz w:val="22"/>
                <w:lang w:eastAsia="de-DE"/>
              </w:rPr>
              <w:tab/>
            </w:r>
            <w:r w:rsidR="00D915FF" w:rsidRPr="00C6687C">
              <w:rPr>
                <w:rStyle w:val="Hyperlink"/>
                <w:noProof/>
              </w:rPr>
              <w:t>Ergebnis im Einrichtungsprozess der Entwicklungsumgebung für Web-Apps</w:t>
            </w:r>
            <w:r w:rsidR="00D915FF">
              <w:rPr>
                <w:noProof/>
                <w:webHidden/>
              </w:rPr>
              <w:tab/>
            </w:r>
            <w:r w:rsidR="00D915FF">
              <w:rPr>
                <w:noProof/>
                <w:webHidden/>
              </w:rPr>
              <w:fldChar w:fldCharType="begin"/>
            </w:r>
            <w:r w:rsidR="00D915FF">
              <w:rPr>
                <w:noProof/>
                <w:webHidden/>
              </w:rPr>
              <w:instrText xml:space="preserve"> PAGEREF _Toc80273605 \h </w:instrText>
            </w:r>
            <w:r w:rsidR="00D915FF">
              <w:rPr>
                <w:noProof/>
                <w:webHidden/>
              </w:rPr>
            </w:r>
            <w:r w:rsidR="00D915FF">
              <w:rPr>
                <w:noProof/>
                <w:webHidden/>
              </w:rPr>
              <w:fldChar w:fldCharType="separate"/>
            </w:r>
            <w:r w:rsidR="00D915FF">
              <w:rPr>
                <w:noProof/>
                <w:webHidden/>
              </w:rPr>
              <w:t>29</w:t>
            </w:r>
            <w:r w:rsidR="00D915FF">
              <w:rPr>
                <w:noProof/>
                <w:webHidden/>
              </w:rPr>
              <w:fldChar w:fldCharType="end"/>
            </w:r>
          </w:hyperlink>
        </w:p>
        <w:p w14:paraId="27863428" w14:textId="0409A044" w:rsidR="00D915FF" w:rsidRDefault="003D727F">
          <w:pPr>
            <w:pStyle w:val="Verzeichnis2"/>
            <w:tabs>
              <w:tab w:val="left" w:pos="880"/>
              <w:tab w:val="right" w:leader="dot" w:pos="9062"/>
            </w:tabs>
            <w:rPr>
              <w:rFonts w:eastAsiaTheme="minorEastAsia"/>
              <w:noProof/>
              <w:sz w:val="22"/>
              <w:lang w:eastAsia="de-DE"/>
            </w:rPr>
          </w:pPr>
          <w:hyperlink w:anchor="_Toc80273606" w:history="1">
            <w:r w:rsidR="00D915FF" w:rsidRPr="00C6687C">
              <w:rPr>
                <w:rStyle w:val="Hyperlink"/>
                <w:noProof/>
              </w:rPr>
              <w:t>4.1.</w:t>
            </w:r>
            <w:r w:rsidR="00D915FF">
              <w:rPr>
                <w:rFonts w:eastAsiaTheme="minorEastAsia"/>
                <w:noProof/>
                <w:sz w:val="22"/>
                <w:lang w:eastAsia="de-DE"/>
              </w:rPr>
              <w:tab/>
            </w:r>
            <w:r w:rsidR="00D915FF" w:rsidRPr="00C6687C">
              <w:rPr>
                <w:rStyle w:val="Hyperlink"/>
                <w:noProof/>
              </w:rPr>
              <w:t>Einordnung der Installationsanleitung</w:t>
            </w:r>
            <w:r w:rsidR="00D915FF">
              <w:rPr>
                <w:noProof/>
                <w:webHidden/>
              </w:rPr>
              <w:tab/>
            </w:r>
            <w:r w:rsidR="00D915FF">
              <w:rPr>
                <w:noProof/>
                <w:webHidden/>
              </w:rPr>
              <w:fldChar w:fldCharType="begin"/>
            </w:r>
            <w:r w:rsidR="00D915FF">
              <w:rPr>
                <w:noProof/>
                <w:webHidden/>
              </w:rPr>
              <w:instrText xml:space="preserve"> PAGEREF _Toc80273606 \h </w:instrText>
            </w:r>
            <w:r w:rsidR="00D915FF">
              <w:rPr>
                <w:noProof/>
                <w:webHidden/>
              </w:rPr>
            </w:r>
            <w:r w:rsidR="00D915FF">
              <w:rPr>
                <w:noProof/>
                <w:webHidden/>
              </w:rPr>
              <w:fldChar w:fldCharType="separate"/>
            </w:r>
            <w:r w:rsidR="00D915FF">
              <w:rPr>
                <w:noProof/>
                <w:webHidden/>
              </w:rPr>
              <w:t>31</w:t>
            </w:r>
            <w:r w:rsidR="00D915FF">
              <w:rPr>
                <w:noProof/>
                <w:webHidden/>
              </w:rPr>
              <w:fldChar w:fldCharType="end"/>
            </w:r>
          </w:hyperlink>
        </w:p>
        <w:p w14:paraId="628B9961" w14:textId="416BDBA2" w:rsidR="00D915FF" w:rsidRDefault="003D727F">
          <w:pPr>
            <w:pStyle w:val="Verzeichnis2"/>
            <w:tabs>
              <w:tab w:val="left" w:pos="880"/>
              <w:tab w:val="right" w:leader="dot" w:pos="9062"/>
            </w:tabs>
            <w:rPr>
              <w:rFonts w:eastAsiaTheme="minorEastAsia"/>
              <w:noProof/>
              <w:sz w:val="22"/>
              <w:lang w:eastAsia="de-DE"/>
            </w:rPr>
          </w:pPr>
          <w:hyperlink w:anchor="_Toc80273607" w:history="1">
            <w:r w:rsidR="00D915FF" w:rsidRPr="00C6687C">
              <w:rPr>
                <w:rStyle w:val="Hyperlink"/>
                <w:noProof/>
              </w:rPr>
              <w:t>4.2.</w:t>
            </w:r>
            <w:r w:rsidR="00D915FF">
              <w:rPr>
                <w:rFonts w:eastAsiaTheme="minorEastAsia"/>
                <w:noProof/>
                <w:sz w:val="22"/>
                <w:lang w:eastAsia="de-DE"/>
              </w:rPr>
              <w:tab/>
            </w:r>
            <w:r w:rsidR="00D915FF" w:rsidRPr="00C6687C">
              <w:rPr>
                <w:rStyle w:val="Hyperlink"/>
                <w:noProof/>
              </w:rPr>
              <w:t>Dokumentationen Programmierung von Web-Apps</w:t>
            </w:r>
            <w:r w:rsidR="00D915FF">
              <w:rPr>
                <w:noProof/>
                <w:webHidden/>
              </w:rPr>
              <w:tab/>
            </w:r>
            <w:r w:rsidR="00D915FF">
              <w:rPr>
                <w:noProof/>
                <w:webHidden/>
              </w:rPr>
              <w:fldChar w:fldCharType="begin"/>
            </w:r>
            <w:r w:rsidR="00D915FF">
              <w:rPr>
                <w:noProof/>
                <w:webHidden/>
              </w:rPr>
              <w:instrText xml:space="preserve"> PAGEREF _Toc80273607 \h </w:instrText>
            </w:r>
            <w:r w:rsidR="00D915FF">
              <w:rPr>
                <w:noProof/>
                <w:webHidden/>
              </w:rPr>
            </w:r>
            <w:r w:rsidR="00D915FF">
              <w:rPr>
                <w:noProof/>
                <w:webHidden/>
              </w:rPr>
              <w:fldChar w:fldCharType="separate"/>
            </w:r>
            <w:r w:rsidR="00D915FF">
              <w:rPr>
                <w:noProof/>
                <w:webHidden/>
              </w:rPr>
              <w:t>33</w:t>
            </w:r>
            <w:r w:rsidR="00D915FF">
              <w:rPr>
                <w:noProof/>
                <w:webHidden/>
              </w:rPr>
              <w:fldChar w:fldCharType="end"/>
            </w:r>
          </w:hyperlink>
        </w:p>
        <w:p w14:paraId="5F96F1C9" w14:textId="2087F695" w:rsidR="007C752E" w:rsidRDefault="007C752E">
          <w:r>
            <w:rPr>
              <w:b/>
              <w:bCs/>
            </w:rPr>
            <w:fldChar w:fldCharType="end"/>
          </w:r>
        </w:p>
      </w:sdtContent>
    </w:sdt>
    <w:p w14:paraId="74F3B30E" w14:textId="77777777" w:rsidR="0058786A" w:rsidRDefault="0058786A"/>
    <w:p w14:paraId="402EEFB4" w14:textId="5ECCE17F" w:rsidR="0058786A" w:rsidRDefault="0058786A">
      <w:r>
        <w:br w:type="page"/>
      </w:r>
    </w:p>
    <w:p w14:paraId="2274347B" w14:textId="2E93F48E" w:rsidR="005837EF" w:rsidRDefault="00C32A66" w:rsidP="006237B3">
      <w:pPr>
        <w:pStyle w:val="berschrift1"/>
        <w:numPr>
          <w:ilvl w:val="0"/>
          <w:numId w:val="1"/>
        </w:numPr>
      </w:pPr>
      <w:bookmarkStart w:id="1" w:name="_Toc80273579"/>
      <w:r>
        <w:lastRenderedPageBreak/>
        <w:t>Einleitung</w:t>
      </w:r>
      <w:bookmarkEnd w:id="1"/>
    </w:p>
    <w:p w14:paraId="7D19B589" w14:textId="5E5653AF" w:rsidR="00CC3344" w:rsidRDefault="00CC3344" w:rsidP="00CC3344"/>
    <w:p w14:paraId="10D839DA" w14:textId="3EA0CFC5" w:rsidR="002076B0" w:rsidRDefault="00CC3344" w:rsidP="00746B86">
      <w:pPr>
        <w:jc w:val="both"/>
      </w:pPr>
      <w:r>
        <w:t xml:space="preserve">Für die Einrichtung einer Entwicklungsumgebung von Web-Apps kann </w:t>
      </w:r>
      <w:r w:rsidR="00844932">
        <w:t xml:space="preserve">Microsoft </w:t>
      </w:r>
      <w:r>
        <w:t xml:space="preserve">Visual Studio als </w:t>
      </w:r>
      <w:r w:rsidR="00844932">
        <w:t>Integrated Development Environment (IDE)</w:t>
      </w:r>
      <w:r>
        <w:t xml:space="preserve"> genutzt werden.</w:t>
      </w:r>
      <w:r w:rsidR="00CC1586">
        <w:t xml:space="preserve"> Visual Studio </w:t>
      </w:r>
      <w:r w:rsidR="00844932">
        <w:t xml:space="preserve">(VS) </w:t>
      </w:r>
      <w:r w:rsidR="000753BF">
        <w:t>wird als</w:t>
      </w:r>
      <w:r w:rsidR="009D1B03">
        <w:t xml:space="preserve"> Tool</w:t>
      </w:r>
      <w:r w:rsidR="00DD5CF6">
        <w:t xml:space="preserve"> </w:t>
      </w:r>
      <w:r w:rsidR="000753BF">
        <w:t>inklusive</w:t>
      </w:r>
      <w:r w:rsidR="00DD5CF6">
        <w:t xml:space="preserve"> </w:t>
      </w:r>
      <w:r w:rsidR="009E4076">
        <w:t>Funktionse</w:t>
      </w:r>
      <w:r w:rsidR="00844932">
        <w:t xml:space="preserve">rweiterungen </w:t>
      </w:r>
      <w:r w:rsidR="00CC1586">
        <w:t xml:space="preserve">für die Entwicklungsumgebung </w:t>
      </w:r>
      <w:r w:rsidR="00844932">
        <w:t>in der AFA Citrix-Umgebung</w:t>
      </w:r>
      <w:r w:rsidR="00CC1586">
        <w:t xml:space="preserve"> </w:t>
      </w:r>
      <w:r w:rsidR="000753BF">
        <w:t>eingesetzt</w:t>
      </w:r>
      <w:r w:rsidR="00CC1586">
        <w:t>.</w:t>
      </w:r>
    </w:p>
    <w:p w14:paraId="30D557C9" w14:textId="5252D78A" w:rsidR="00CC3344" w:rsidRPr="00CC3344" w:rsidRDefault="002076B0" w:rsidP="00746B86">
      <w:pPr>
        <w:jc w:val="both"/>
      </w:pPr>
      <w:r>
        <w:t>Diese Installationsanleitung beschreibt, wie MS Visual Studio mit</w:t>
      </w:r>
      <w:r w:rsidR="000753BF">
        <w:t xml:space="preserve"> den</w:t>
      </w:r>
      <w:r>
        <w:t xml:space="preserve"> </w:t>
      </w:r>
      <w:r w:rsidR="000753BF">
        <w:t>Funktionse</w:t>
      </w:r>
      <w:r w:rsidR="00844932">
        <w:t>rweiterungen</w:t>
      </w:r>
      <w:r>
        <w:t xml:space="preserve"> installiert und eingerichtet wird</w:t>
      </w:r>
      <w:r w:rsidR="00826C8C">
        <w:t xml:space="preserve"> und welche </w:t>
      </w:r>
      <w:r w:rsidR="00844932">
        <w:t>Oberflächen (</w:t>
      </w:r>
      <w:r w:rsidR="00826C8C">
        <w:t>Views</w:t>
      </w:r>
      <w:r w:rsidR="00844932">
        <w:t>)</w:t>
      </w:r>
      <w:r w:rsidR="00826C8C">
        <w:t xml:space="preserve"> die Programmierung von Web-Apps unterstützen</w:t>
      </w:r>
      <w:r>
        <w:t>.</w:t>
      </w:r>
      <w:r w:rsidR="002C6C41" w:rsidRPr="002C6C41">
        <w:t xml:space="preserve"> </w:t>
      </w:r>
      <w:r w:rsidR="00844932">
        <w:t xml:space="preserve">Zu Beginn </w:t>
      </w:r>
      <w:r w:rsidR="00EE6037">
        <w:t>der Installation ist ein</w:t>
      </w:r>
      <w:r w:rsidR="00844932">
        <w:t>e passende Version und ein</w:t>
      </w:r>
      <w:r w:rsidR="00EE6037">
        <w:t xml:space="preserve"> Lizenzmodell zu wählen.</w:t>
      </w:r>
    </w:p>
    <w:p w14:paraId="3C0B96A8" w14:textId="77777777" w:rsidR="005837EF" w:rsidRPr="00C32A66" w:rsidRDefault="005837EF" w:rsidP="00C32A66"/>
    <w:p w14:paraId="5FC40CFD" w14:textId="22766812" w:rsidR="00C32A66" w:rsidRDefault="00C32A66" w:rsidP="006237B3">
      <w:pPr>
        <w:pStyle w:val="berschrift2"/>
        <w:numPr>
          <w:ilvl w:val="1"/>
          <w:numId w:val="1"/>
        </w:numPr>
      </w:pPr>
      <w:bookmarkStart w:id="2" w:name="_Toc80273580"/>
      <w:r>
        <w:t>Kompatible Versionen</w:t>
      </w:r>
      <w:bookmarkEnd w:id="2"/>
    </w:p>
    <w:p w14:paraId="58C729FA" w14:textId="6BA249F6" w:rsidR="009E45D6" w:rsidRDefault="009E45D6" w:rsidP="009E45D6"/>
    <w:p w14:paraId="597994D3" w14:textId="0DD41890" w:rsidR="0062656A" w:rsidRDefault="00C8157D" w:rsidP="00746B86">
      <w:pPr>
        <w:jc w:val="both"/>
      </w:pPr>
      <w:r>
        <w:t xml:space="preserve">Die Installationsanleitung wurde basierend auf der </w:t>
      </w:r>
      <w:r w:rsidR="00EE6037">
        <w:t xml:space="preserve">Installation von der </w:t>
      </w:r>
      <w:r>
        <w:t>Version</w:t>
      </w:r>
      <w:r w:rsidR="009E45D6">
        <w:t xml:space="preserve"> 2019</w:t>
      </w:r>
      <w:r>
        <w:t xml:space="preserve"> Community Edition erstellt.</w:t>
      </w:r>
      <w:r w:rsidR="005A43E3">
        <w:t xml:space="preserve"> </w:t>
      </w:r>
      <w:r>
        <w:t>Mit Release der Version</w:t>
      </w:r>
      <w:r w:rsidR="009E45D6">
        <w:t xml:space="preserve"> 2022 </w:t>
      </w:r>
      <w:r>
        <w:t>Professional Edition</w:t>
      </w:r>
      <w:r w:rsidR="00A5382F">
        <w:t xml:space="preserve"> sowie ggf. mit Version 2019 Professional Edition</w:t>
      </w:r>
      <w:r>
        <w:t xml:space="preserve"> </w:t>
      </w:r>
      <w:r w:rsidR="009E45D6">
        <w:t xml:space="preserve">wird </w:t>
      </w:r>
      <w:r>
        <w:t xml:space="preserve">eine Installation dieser Version anhand dieser Installationsanleitung </w:t>
      </w:r>
      <w:r w:rsidR="009E45D6">
        <w:t>getestet</w:t>
      </w:r>
      <w:r>
        <w:t>.</w:t>
      </w:r>
    </w:p>
    <w:p w14:paraId="427CB7FA" w14:textId="1CBEF8D3" w:rsidR="005A43E3" w:rsidRDefault="00C8157D" w:rsidP="00746B86">
      <w:pPr>
        <w:jc w:val="both"/>
      </w:pPr>
      <w:r>
        <w:t>Gegebenenfalls wird</w:t>
      </w:r>
      <w:r w:rsidR="00A35370">
        <w:t xml:space="preserve"> </w:t>
      </w:r>
      <w:r w:rsidR="00FF2D48">
        <w:t>die</w:t>
      </w:r>
      <w:r w:rsidR="005A43E3">
        <w:t xml:space="preserve"> Installationsanleitung </w:t>
      </w:r>
      <w:r w:rsidR="00FF2D48">
        <w:t>überarbeitet</w:t>
      </w:r>
      <w:r w:rsidR="005A43E3">
        <w:t>.</w:t>
      </w:r>
      <w:r w:rsidR="0062656A">
        <w:t xml:space="preserve"> </w:t>
      </w:r>
      <w:r w:rsidR="00FB124A">
        <w:t xml:space="preserve">In diesem Fall wird eine </w:t>
      </w:r>
      <w:r w:rsidR="00844932">
        <w:t xml:space="preserve">Unterteilung </w:t>
      </w:r>
      <w:r w:rsidR="00FB124A">
        <w:t>vorgenommen:</w:t>
      </w:r>
    </w:p>
    <w:p w14:paraId="2EEED476" w14:textId="655C6614" w:rsidR="005A43E3" w:rsidRDefault="00FB124A" w:rsidP="005A43E3">
      <w:pPr>
        <w:pStyle w:val="Listenabsatz"/>
        <w:numPr>
          <w:ilvl w:val="0"/>
          <w:numId w:val="2"/>
        </w:numPr>
      </w:pPr>
      <w:r>
        <w:t xml:space="preserve">Für die </w:t>
      </w:r>
      <w:r w:rsidR="005A43E3">
        <w:t>Version 2019 Community Edition</w:t>
      </w:r>
    </w:p>
    <w:p w14:paraId="24C50CA5" w14:textId="63050D06" w:rsidR="00A5382F" w:rsidRDefault="00A5382F" w:rsidP="005A43E3">
      <w:pPr>
        <w:pStyle w:val="Listenabsatz"/>
        <w:numPr>
          <w:ilvl w:val="0"/>
          <w:numId w:val="2"/>
        </w:numPr>
      </w:pPr>
      <w:r>
        <w:t>Für die Version 2019 Professional Edition</w:t>
      </w:r>
    </w:p>
    <w:p w14:paraId="707D4AD1" w14:textId="6EC5F95B" w:rsidR="005A43E3" w:rsidRDefault="00FB124A" w:rsidP="005A43E3">
      <w:pPr>
        <w:pStyle w:val="Listenabsatz"/>
        <w:numPr>
          <w:ilvl w:val="0"/>
          <w:numId w:val="2"/>
        </w:numPr>
      </w:pPr>
      <w:r>
        <w:t xml:space="preserve">Für die </w:t>
      </w:r>
      <w:r w:rsidR="005A43E3">
        <w:t>Version 2022 Professional Edition</w:t>
      </w:r>
    </w:p>
    <w:p w14:paraId="09DF61AF" w14:textId="75134271" w:rsidR="005A43E3" w:rsidRDefault="00FB124A" w:rsidP="005A43E3">
      <w:pPr>
        <w:pStyle w:val="Listenabsatz"/>
        <w:numPr>
          <w:ilvl w:val="0"/>
          <w:numId w:val="2"/>
        </w:numPr>
      </w:pPr>
      <w:r>
        <w:t>Für z</w:t>
      </w:r>
      <w:r w:rsidR="00BA35F3">
        <w:t>ukünftige Versionen</w:t>
      </w:r>
    </w:p>
    <w:p w14:paraId="55E46D90" w14:textId="17439E3A" w:rsidR="00CC1586" w:rsidRDefault="00CC1586" w:rsidP="00746B86">
      <w:pPr>
        <w:jc w:val="both"/>
      </w:pPr>
      <w:r>
        <w:t>Gegebenenfalls wird mit Release einer Version 2022+ ein Upgrade auf die entsprechende Version inklusive Lizenzbeschaffung notwendig. Mit Eintritt dieses Falles wird eine Installation anhand der Installationsanleitung getestet. Die Installationsanleitung wird gegebenenfalls angepasst.</w:t>
      </w:r>
    </w:p>
    <w:p w14:paraId="7CC929E8" w14:textId="4C5995C7" w:rsidR="005837EF" w:rsidRDefault="005837EF" w:rsidP="009E45D6"/>
    <w:p w14:paraId="23D3CDBC" w14:textId="2BEB8248" w:rsidR="005837EF" w:rsidRDefault="005837EF" w:rsidP="006237B3">
      <w:pPr>
        <w:pStyle w:val="berschrift2"/>
        <w:numPr>
          <w:ilvl w:val="1"/>
          <w:numId w:val="1"/>
        </w:numPr>
      </w:pPr>
      <w:bookmarkStart w:id="3" w:name="_Toc80273581"/>
      <w:r>
        <w:t>Individualisierung durch Komponentenauswahl</w:t>
      </w:r>
      <w:bookmarkEnd w:id="3"/>
    </w:p>
    <w:p w14:paraId="04F1DFCC" w14:textId="4E234E34" w:rsidR="0091630E" w:rsidRDefault="0091630E" w:rsidP="0091630E"/>
    <w:p w14:paraId="2AFFC434" w14:textId="57C8CF2A" w:rsidR="009000F7" w:rsidRDefault="0091630E" w:rsidP="0091630E">
      <w:pPr>
        <w:jc w:val="both"/>
      </w:pPr>
      <w:r>
        <w:t xml:space="preserve">MS Visual Studio wird als </w:t>
      </w:r>
      <w:r w:rsidR="00F063D2">
        <w:t xml:space="preserve">Tool </w:t>
      </w:r>
      <w:r>
        <w:t xml:space="preserve">für </w:t>
      </w:r>
      <w:r w:rsidR="00FF3580">
        <w:t>ein breites Spektrum an</w:t>
      </w:r>
      <w:r>
        <w:t xml:space="preserve"> Programmiersprachen genutzt. Bei der Installation steht eine </w:t>
      </w:r>
      <w:r w:rsidR="00F063D2">
        <w:t>breite</w:t>
      </w:r>
      <w:r w:rsidR="00844932">
        <w:t xml:space="preserve"> </w:t>
      </w:r>
      <w:r>
        <w:t>Auswahl an Komponenten zur Verfügung. Mit der Komponentenauswahl</w:t>
      </w:r>
      <w:r w:rsidR="00FF3580">
        <w:t>,</w:t>
      </w:r>
      <w:r>
        <w:t xml:space="preserve"> </w:t>
      </w:r>
      <w:r w:rsidR="00FF3580">
        <w:t xml:space="preserve">während der Installation </w:t>
      </w:r>
      <w:r w:rsidR="00F063D2">
        <w:t>sowie</w:t>
      </w:r>
      <w:r w:rsidR="00FF3580">
        <w:t xml:space="preserve"> bei einer nachträglichen Änderung, </w:t>
      </w:r>
      <w:r>
        <w:t>wird die Verwendung von Programmiersprachen und den dazugehörigen Compilern individualisiert.</w:t>
      </w:r>
    </w:p>
    <w:p w14:paraId="7FBBC568" w14:textId="73A45D92" w:rsidR="00A079C6" w:rsidRDefault="0091630E" w:rsidP="00553323">
      <w:pPr>
        <w:jc w:val="both"/>
      </w:pPr>
      <w:r>
        <w:t>Bei der Programmierung von Web-Apps wird der Fokus auf Komponenten mit C# sowi</w:t>
      </w:r>
      <w:r w:rsidRPr="00C30E03">
        <w:t>e Java</w:t>
      </w:r>
      <w:r w:rsidR="00C30E03" w:rsidRPr="00C30E03">
        <w:t>Script</w:t>
      </w:r>
      <w:r>
        <w:t xml:space="preserve"> gesetzt.</w:t>
      </w:r>
      <w:r w:rsidR="00A079C6">
        <w:br w:type="page"/>
      </w:r>
    </w:p>
    <w:p w14:paraId="50A589AF" w14:textId="6274C9CC" w:rsidR="00395AD0" w:rsidRDefault="00395AD0" w:rsidP="006237B3">
      <w:pPr>
        <w:pStyle w:val="berschrift1"/>
        <w:numPr>
          <w:ilvl w:val="0"/>
          <w:numId w:val="1"/>
        </w:numPr>
      </w:pPr>
      <w:bookmarkStart w:id="4" w:name="_Toc80273582"/>
      <w:r>
        <w:lastRenderedPageBreak/>
        <w:t>Lizenzbedingungen</w:t>
      </w:r>
      <w:bookmarkEnd w:id="4"/>
    </w:p>
    <w:p w14:paraId="29A7B9E5" w14:textId="66C3B473" w:rsidR="00D95808" w:rsidRDefault="00D95808" w:rsidP="00D95808">
      <w:pPr>
        <w:rPr>
          <w:ins w:id="5" w:author="Rick, Tobias" w:date="2021-08-11T15:32:00Z"/>
        </w:rPr>
      </w:pPr>
    </w:p>
    <w:p w14:paraId="24CD227F" w14:textId="77777777" w:rsidR="000462E8" w:rsidRDefault="006E1291" w:rsidP="00D95808">
      <w:r>
        <w:t>Für die Programmierung von Web-Apps ist der kommerzielle Einsatz von MS Visual Studio geplant. Bei der kommerziellen Verwendung ist auf die passende Wahl eines Lizenzmodelles zu achten.</w:t>
      </w:r>
    </w:p>
    <w:p w14:paraId="2D278A34" w14:textId="2B38611F" w:rsidR="006E1291" w:rsidRDefault="000462E8" w:rsidP="00D95808">
      <w:r>
        <w:t xml:space="preserve">Es gibt für </w:t>
      </w:r>
      <w:r w:rsidR="00552D9D">
        <w:t xml:space="preserve">jede Version von </w:t>
      </w:r>
      <w:r>
        <w:t xml:space="preserve">VS drei </w:t>
      </w:r>
      <w:r w:rsidR="00CA6624">
        <w:t>zur Auswahl stehende</w:t>
      </w:r>
      <w:r>
        <w:t xml:space="preserve"> Lizenzmodelle. </w:t>
      </w:r>
      <w:r w:rsidR="006E1291">
        <w:t xml:space="preserve">Die folgende Tabelle </w:t>
      </w:r>
      <w:r w:rsidR="00AC222C">
        <w:t>beinhaltet</w:t>
      </w:r>
      <w:r w:rsidR="006E1291">
        <w:t xml:space="preserve"> </w:t>
      </w:r>
      <w:r w:rsidR="00AC222C">
        <w:t xml:space="preserve">die </w:t>
      </w:r>
      <w:r w:rsidR="00977B32">
        <w:t>ausschlaggebenden</w:t>
      </w:r>
      <w:r w:rsidR="00AC222C">
        <w:t xml:space="preserve"> Merkmale </w:t>
      </w:r>
      <w:r w:rsidR="006E1291">
        <w:t>der Lizenzmodelle, die für gewöhnlich gelten</w:t>
      </w:r>
      <w:r w:rsidR="00284CB7">
        <w:t>:</w:t>
      </w:r>
    </w:p>
    <w:tbl>
      <w:tblPr>
        <w:tblStyle w:val="Tabellenraster"/>
        <w:tblW w:w="0" w:type="auto"/>
        <w:tblLook w:val="04A0" w:firstRow="1" w:lastRow="0" w:firstColumn="1" w:lastColumn="0" w:noHBand="0" w:noVBand="1"/>
      </w:tblPr>
      <w:tblGrid>
        <w:gridCol w:w="3020"/>
        <w:gridCol w:w="3021"/>
        <w:gridCol w:w="3021"/>
      </w:tblGrid>
      <w:tr w:rsidR="006E1291" w14:paraId="49B15902" w14:textId="77777777" w:rsidTr="000F58D7">
        <w:tc>
          <w:tcPr>
            <w:tcW w:w="3020" w:type="dxa"/>
            <w:shd w:val="clear" w:color="auto" w:fill="B4C6E7" w:themeFill="accent1" w:themeFillTint="66"/>
          </w:tcPr>
          <w:p w14:paraId="431E9733" w14:textId="03823928" w:rsidR="006E1291" w:rsidRPr="006E1291" w:rsidRDefault="006E1291" w:rsidP="00D95808">
            <w:pPr>
              <w:rPr>
                <w:b/>
                <w:bCs/>
              </w:rPr>
            </w:pPr>
            <w:r w:rsidRPr="006E1291">
              <w:rPr>
                <w:b/>
                <w:bCs/>
              </w:rPr>
              <w:t>Community Edition</w:t>
            </w:r>
          </w:p>
        </w:tc>
        <w:tc>
          <w:tcPr>
            <w:tcW w:w="3021" w:type="dxa"/>
            <w:shd w:val="clear" w:color="auto" w:fill="B4C6E7" w:themeFill="accent1" w:themeFillTint="66"/>
          </w:tcPr>
          <w:p w14:paraId="079B5DF1" w14:textId="7A6E7723" w:rsidR="006E1291" w:rsidRPr="006E1291" w:rsidRDefault="006E1291" w:rsidP="00D95808">
            <w:pPr>
              <w:rPr>
                <w:b/>
                <w:bCs/>
              </w:rPr>
            </w:pPr>
            <w:r w:rsidRPr="006E1291">
              <w:rPr>
                <w:b/>
                <w:bCs/>
              </w:rPr>
              <w:t>Professional Edition</w:t>
            </w:r>
          </w:p>
        </w:tc>
        <w:tc>
          <w:tcPr>
            <w:tcW w:w="3021" w:type="dxa"/>
            <w:shd w:val="clear" w:color="auto" w:fill="B4C6E7" w:themeFill="accent1" w:themeFillTint="66"/>
          </w:tcPr>
          <w:p w14:paraId="6E6F94EE" w14:textId="0C611D97" w:rsidR="006E1291" w:rsidRPr="006E1291" w:rsidRDefault="006E1291" w:rsidP="00D95808">
            <w:pPr>
              <w:rPr>
                <w:b/>
                <w:bCs/>
              </w:rPr>
            </w:pPr>
            <w:r w:rsidRPr="006E1291">
              <w:rPr>
                <w:b/>
                <w:bCs/>
              </w:rPr>
              <w:t>Enterprise Edition</w:t>
            </w:r>
          </w:p>
        </w:tc>
      </w:tr>
      <w:tr w:rsidR="006E1291" w14:paraId="52FB8C40" w14:textId="77777777" w:rsidTr="000F58D7">
        <w:tc>
          <w:tcPr>
            <w:tcW w:w="3020" w:type="dxa"/>
            <w:shd w:val="clear" w:color="auto" w:fill="D9E2F3" w:themeFill="accent1" w:themeFillTint="33"/>
          </w:tcPr>
          <w:p w14:paraId="2300B3EC" w14:textId="77777777" w:rsidR="006E1291" w:rsidRDefault="006E1291" w:rsidP="006E1291">
            <w:pPr>
              <w:pStyle w:val="Listenabsatz"/>
              <w:numPr>
                <w:ilvl w:val="0"/>
                <w:numId w:val="38"/>
              </w:numPr>
            </w:pPr>
            <w:r>
              <w:t>Freie Lizenz</w:t>
            </w:r>
          </w:p>
          <w:p w14:paraId="67F06553" w14:textId="77777777" w:rsidR="004A58A3" w:rsidRDefault="004A58A3" w:rsidP="006E1291">
            <w:pPr>
              <w:pStyle w:val="Listenabsatz"/>
              <w:numPr>
                <w:ilvl w:val="0"/>
                <w:numId w:val="38"/>
              </w:numPr>
            </w:pPr>
            <w:r>
              <w:t>Eingeschränkte kommerzielle Nutzung</w:t>
            </w:r>
          </w:p>
          <w:p w14:paraId="6CA9F70C" w14:textId="77777777" w:rsidR="00B95357" w:rsidRDefault="00DF000A" w:rsidP="006E1291">
            <w:pPr>
              <w:pStyle w:val="Listenabsatz"/>
              <w:numPr>
                <w:ilvl w:val="0"/>
                <w:numId w:val="38"/>
              </w:numPr>
            </w:pPr>
            <w:r>
              <w:t>Bis</w:t>
            </w:r>
            <w:r w:rsidR="0072291F">
              <w:t xml:space="preserve"> zu 5 </w:t>
            </w:r>
            <w:r>
              <w:t>Nutzer</w:t>
            </w:r>
          </w:p>
          <w:p w14:paraId="33B086F5" w14:textId="2BCFB101" w:rsidR="00DF000A" w:rsidRDefault="00DF000A" w:rsidP="006E1291">
            <w:pPr>
              <w:pStyle w:val="Listenabsatz"/>
              <w:numPr>
                <w:ilvl w:val="0"/>
                <w:numId w:val="38"/>
              </w:numPr>
            </w:pPr>
            <w:r>
              <w:t>Kleinster Funktionsumfang</w:t>
            </w:r>
          </w:p>
        </w:tc>
        <w:tc>
          <w:tcPr>
            <w:tcW w:w="3021" w:type="dxa"/>
            <w:shd w:val="clear" w:color="auto" w:fill="D9E2F3" w:themeFill="accent1" w:themeFillTint="33"/>
          </w:tcPr>
          <w:p w14:paraId="2F9BB249" w14:textId="77777777" w:rsidR="006E1291" w:rsidRDefault="006E1291" w:rsidP="006E1291">
            <w:pPr>
              <w:pStyle w:val="Listenabsatz"/>
              <w:numPr>
                <w:ilvl w:val="0"/>
                <w:numId w:val="38"/>
              </w:numPr>
            </w:pPr>
            <w:r>
              <w:t>Kostenpflichtige Lizenz</w:t>
            </w:r>
          </w:p>
          <w:p w14:paraId="2A014F3E" w14:textId="77777777" w:rsidR="004A58A3" w:rsidRDefault="0072291F" w:rsidP="006E1291">
            <w:pPr>
              <w:pStyle w:val="Listenabsatz"/>
              <w:numPr>
                <w:ilvl w:val="0"/>
                <w:numId w:val="38"/>
              </w:numPr>
            </w:pPr>
            <w:r>
              <w:t>Volle kommerzielle Nutzung</w:t>
            </w:r>
          </w:p>
          <w:p w14:paraId="24595A6C" w14:textId="77777777" w:rsidR="0072291F" w:rsidRDefault="00DF000A" w:rsidP="006E1291">
            <w:pPr>
              <w:pStyle w:val="Listenabsatz"/>
              <w:numPr>
                <w:ilvl w:val="0"/>
                <w:numId w:val="38"/>
              </w:numPr>
            </w:pPr>
            <w:r>
              <w:t>Ab 5 Nutzer</w:t>
            </w:r>
          </w:p>
          <w:p w14:paraId="163627B1" w14:textId="0E898776" w:rsidR="00DF000A" w:rsidRDefault="00DF000A" w:rsidP="006E1291">
            <w:pPr>
              <w:pStyle w:val="Listenabsatz"/>
              <w:numPr>
                <w:ilvl w:val="0"/>
                <w:numId w:val="38"/>
              </w:numPr>
            </w:pPr>
            <w:r>
              <w:t>Normaler Funktionsumfang</w:t>
            </w:r>
          </w:p>
        </w:tc>
        <w:tc>
          <w:tcPr>
            <w:tcW w:w="3021" w:type="dxa"/>
            <w:shd w:val="clear" w:color="auto" w:fill="D9E2F3" w:themeFill="accent1" w:themeFillTint="33"/>
          </w:tcPr>
          <w:p w14:paraId="63BC1A53" w14:textId="77777777" w:rsidR="006E1291" w:rsidRDefault="006E1291" w:rsidP="006E1291">
            <w:pPr>
              <w:pStyle w:val="Listenabsatz"/>
              <w:numPr>
                <w:ilvl w:val="0"/>
                <w:numId w:val="38"/>
              </w:numPr>
            </w:pPr>
            <w:r>
              <w:t>Kostenpflichtige Lizenz</w:t>
            </w:r>
          </w:p>
          <w:p w14:paraId="1A4854DC" w14:textId="77777777" w:rsidR="0072291F" w:rsidRDefault="0072291F" w:rsidP="006E1291">
            <w:pPr>
              <w:pStyle w:val="Listenabsatz"/>
              <w:numPr>
                <w:ilvl w:val="0"/>
                <w:numId w:val="38"/>
              </w:numPr>
            </w:pPr>
            <w:r>
              <w:t>Volle kommerzielle Nutzung</w:t>
            </w:r>
          </w:p>
          <w:p w14:paraId="24808D31" w14:textId="77777777" w:rsidR="00DF000A" w:rsidRDefault="00DF000A" w:rsidP="006E1291">
            <w:pPr>
              <w:pStyle w:val="Listenabsatz"/>
              <w:numPr>
                <w:ilvl w:val="0"/>
                <w:numId w:val="38"/>
              </w:numPr>
            </w:pPr>
            <w:r>
              <w:t>Ab 500 Nutzer</w:t>
            </w:r>
          </w:p>
          <w:p w14:paraId="369D7E1A" w14:textId="43BC9EA2" w:rsidR="00DF000A" w:rsidRDefault="00DF000A" w:rsidP="006E1291">
            <w:pPr>
              <w:pStyle w:val="Listenabsatz"/>
              <w:numPr>
                <w:ilvl w:val="0"/>
                <w:numId w:val="38"/>
              </w:numPr>
            </w:pPr>
            <w:r>
              <w:t>Größter Funktionsumfang</w:t>
            </w:r>
          </w:p>
        </w:tc>
      </w:tr>
    </w:tbl>
    <w:p w14:paraId="6B1D963C" w14:textId="2CF2B5BC" w:rsidR="006E1291" w:rsidRDefault="006E1291" w:rsidP="00D95808"/>
    <w:p w14:paraId="7632AE1B" w14:textId="73FA1A22" w:rsidR="00552D9D" w:rsidRDefault="009F49FB" w:rsidP="00D95808">
      <w:r>
        <w:t>Bei</w:t>
      </w:r>
      <w:r w:rsidR="00764440">
        <w:t xml:space="preserve"> den</w:t>
      </w:r>
      <w:r w:rsidR="00552D9D">
        <w:t xml:space="preserve"> folgenden Link</w:t>
      </w:r>
      <w:r>
        <w:t>s</w:t>
      </w:r>
      <w:r w:rsidR="00552D9D">
        <w:t xml:space="preserve"> können die Lizenzbedingungen nachgelesen werden:</w:t>
      </w:r>
    </w:p>
    <w:p w14:paraId="306B0747" w14:textId="2FD46D39" w:rsidR="00552D9D" w:rsidRDefault="003D727F" w:rsidP="00552D9D">
      <w:pPr>
        <w:pStyle w:val="Listenabsatz"/>
        <w:numPr>
          <w:ilvl w:val="0"/>
          <w:numId w:val="39"/>
        </w:numPr>
      </w:pPr>
      <w:hyperlink r:id="rId6" w:history="1">
        <w:r w:rsidR="00552D9D" w:rsidRPr="00552D9D">
          <w:rPr>
            <w:rStyle w:val="Hyperlink"/>
          </w:rPr>
          <w:t>https://visualstudio.microsoft.com/de/license-terms/</w:t>
        </w:r>
      </w:hyperlink>
    </w:p>
    <w:p w14:paraId="036F0066" w14:textId="308D151E" w:rsidR="000C489E" w:rsidRPr="008747B1" w:rsidRDefault="003D727F" w:rsidP="000C489E">
      <w:pPr>
        <w:pStyle w:val="Listenabsatz"/>
        <w:numPr>
          <w:ilvl w:val="0"/>
          <w:numId w:val="39"/>
        </w:numPr>
        <w:rPr>
          <w:rStyle w:val="Hyperlink"/>
          <w:color w:val="auto"/>
          <w:u w:val="none"/>
        </w:rPr>
      </w:pPr>
      <w:hyperlink r:id="rId7" w:history="1">
        <w:r w:rsidR="000C489E" w:rsidRPr="009C71EA">
          <w:rPr>
            <w:rStyle w:val="Hyperlink"/>
          </w:rPr>
          <w:t>https://visualstudio.microsoft.com/de/vs/pricing/</w:t>
        </w:r>
      </w:hyperlink>
    </w:p>
    <w:p w14:paraId="2F6FF47E" w14:textId="27D73F66" w:rsidR="008747B1" w:rsidRDefault="003D727F" w:rsidP="008747B1">
      <w:pPr>
        <w:pStyle w:val="Listenabsatz"/>
        <w:numPr>
          <w:ilvl w:val="0"/>
          <w:numId w:val="39"/>
        </w:numPr>
      </w:pPr>
      <w:hyperlink r:id="rId8" w:history="1">
        <w:r w:rsidR="008747B1" w:rsidRPr="005938F1">
          <w:rPr>
            <w:rStyle w:val="Hyperlink"/>
          </w:rPr>
          <w:t>https://docs.microsoft.com/de-de/visualstudio/subscriptions/product-keys</w:t>
        </w:r>
      </w:hyperlink>
    </w:p>
    <w:p w14:paraId="2DEAF7ED" w14:textId="77777777" w:rsidR="00552D9D" w:rsidRDefault="00552D9D" w:rsidP="00552D9D"/>
    <w:p w14:paraId="6D20B708" w14:textId="1A3F5F8B" w:rsidR="0006134E" w:rsidRDefault="0006134E" w:rsidP="0006134E">
      <w:pPr>
        <w:jc w:val="both"/>
      </w:pPr>
      <w:r>
        <w:t>Der Einsatz der unterschiedlichen Versionen sowie Lizenzmodelle ist wie folgt geplant:</w:t>
      </w:r>
    </w:p>
    <w:p w14:paraId="2BEAA345" w14:textId="77777777" w:rsidR="00D541F0" w:rsidRDefault="00D541F0" w:rsidP="00D541F0">
      <w:pPr>
        <w:pStyle w:val="Listenabsatz"/>
        <w:numPr>
          <w:ilvl w:val="0"/>
          <w:numId w:val="23"/>
        </w:numPr>
      </w:pPr>
      <w:r>
        <w:t>Version 2019 Community Edition</w:t>
      </w:r>
    </w:p>
    <w:p w14:paraId="638658B1" w14:textId="14992C0D" w:rsidR="00D541F0" w:rsidRDefault="00D541F0" w:rsidP="00D541F0">
      <w:pPr>
        <w:pStyle w:val="Listenabsatz"/>
        <w:numPr>
          <w:ilvl w:val="1"/>
          <w:numId w:val="23"/>
        </w:numPr>
      </w:pPr>
      <w:r>
        <w:t>Für die lokale Entwicklungsumgebung</w:t>
      </w:r>
    </w:p>
    <w:p w14:paraId="533BA45F" w14:textId="18A44AC5" w:rsidR="00D541F0" w:rsidRDefault="00D541F0" w:rsidP="00D541F0">
      <w:pPr>
        <w:pStyle w:val="Listenabsatz"/>
        <w:numPr>
          <w:ilvl w:val="0"/>
          <w:numId w:val="23"/>
        </w:numPr>
      </w:pPr>
      <w:r>
        <w:t>Version 2019 Professional Edition</w:t>
      </w:r>
    </w:p>
    <w:p w14:paraId="34057B35" w14:textId="0EC245A0" w:rsidR="00D541F0" w:rsidRDefault="00D541F0" w:rsidP="00D541F0">
      <w:pPr>
        <w:pStyle w:val="Listenabsatz"/>
        <w:numPr>
          <w:ilvl w:val="1"/>
          <w:numId w:val="23"/>
        </w:numPr>
      </w:pPr>
      <w:r>
        <w:t>Für die Entwicklungsumgebung i</w:t>
      </w:r>
      <w:r w:rsidR="0078357F">
        <w:t>n der AFA</w:t>
      </w:r>
      <w:r>
        <w:t xml:space="preserve"> Citrix</w:t>
      </w:r>
      <w:r w:rsidR="0078357F">
        <w:t>-Umgebung</w:t>
      </w:r>
    </w:p>
    <w:p w14:paraId="5154723A" w14:textId="4C59A5C1" w:rsidR="00D541F0" w:rsidRDefault="00D541F0" w:rsidP="00D541F0">
      <w:pPr>
        <w:pStyle w:val="Listenabsatz"/>
        <w:numPr>
          <w:ilvl w:val="2"/>
          <w:numId w:val="23"/>
        </w:numPr>
      </w:pPr>
      <w:r>
        <w:t>Falls</w:t>
      </w:r>
      <w:r w:rsidR="00526A47">
        <w:t xml:space="preserve"> noch</w:t>
      </w:r>
      <w:r>
        <w:t xml:space="preserve"> kein Release der Version 2022 Professional Edition</w:t>
      </w:r>
      <w:r w:rsidR="00F429AE">
        <w:t xml:space="preserve"> erfolgt</w:t>
      </w:r>
      <w:r w:rsidR="00BD3644">
        <w:t>e</w:t>
      </w:r>
    </w:p>
    <w:p w14:paraId="2FAEE9F9" w14:textId="77777777" w:rsidR="00D541F0" w:rsidRDefault="00D541F0" w:rsidP="00D541F0">
      <w:pPr>
        <w:pStyle w:val="Listenabsatz"/>
        <w:numPr>
          <w:ilvl w:val="0"/>
          <w:numId w:val="23"/>
        </w:numPr>
      </w:pPr>
      <w:r>
        <w:t>Version 2022 Professional Edition</w:t>
      </w:r>
    </w:p>
    <w:p w14:paraId="6452B332" w14:textId="3A067737" w:rsidR="00D541F0" w:rsidRDefault="00D541F0" w:rsidP="00D541F0">
      <w:pPr>
        <w:pStyle w:val="Listenabsatz"/>
        <w:numPr>
          <w:ilvl w:val="1"/>
          <w:numId w:val="23"/>
        </w:numPr>
      </w:pPr>
      <w:r>
        <w:t xml:space="preserve">Für die Entwicklungsumgebung </w:t>
      </w:r>
      <w:r w:rsidR="0078357F">
        <w:t>in der AFA Citrix-Umgebung</w:t>
      </w:r>
    </w:p>
    <w:p w14:paraId="53B178C7" w14:textId="77777777" w:rsidR="00D541F0" w:rsidRDefault="00D541F0" w:rsidP="00D541F0">
      <w:pPr>
        <w:pStyle w:val="Listenabsatz"/>
        <w:numPr>
          <w:ilvl w:val="0"/>
          <w:numId w:val="23"/>
        </w:numPr>
      </w:pPr>
      <w:r>
        <w:t>Zukünftige Versionen</w:t>
      </w:r>
    </w:p>
    <w:p w14:paraId="5A734E8C" w14:textId="30259FDC" w:rsidR="00D541F0" w:rsidRDefault="00D541F0" w:rsidP="00D541F0">
      <w:pPr>
        <w:pStyle w:val="Listenabsatz"/>
        <w:numPr>
          <w:ilvl w:val="1"/>
          <w:numId w:val="23"/>
        </w:numPr>
      </w:pPr>
      <w:r>
        <w:t xml:space="preserve">Für die Entwicklungsumgebung </w:t>
      </w:r>
      <w:r w:rsidR="0078357F">
        <w:t>in der AFA Citrix-Umgebung</w:t>
      </w:r>
    </w:p>
    <w:p w14:paraId="7B28AA3E" w14:textId="77777777" w:rsidR="00D4296E" w:rsidRDefault="00D4296E"/>
    <w:p w14:paraId="07EB5CA0" w14:textId="7D0D1D44" w:rsidR="00D4296E" w:rsidRDefault="00D4296E">
      <w:r>
        <w:br w:type="page"/>
      </w:r>
    </w:p>
    <w:p w14:paraId="4B73008F" w14:textId="05E208DD" w:rsidR="00C5744E" w:rsidRDefault="00C5744E" w:rsidP="00C5744E">
      <w:pPr>
        <w:pStyle w:val="berschrift2"/>
        <w:numPr>
          <w:ilvl w:val="1"/>
          <w:numId w:val="1"/>
        </w:numPr>
      </w:pPr>
      <w:bookmarkStart w:id="6" w:name="_Toc80273583"/>
      <w:r>
        <w:lastRenderedPageBreak/>
        <w:t>Version 2019 Community Edition</w:t>
      </w:r>
      <w:bookmarkEnd w:id="6"/>
    </w:p>
    <w:p w14:paraId="4B7AC9A5" w14:textId="6B49BF32" w:rsidR="00C5744E" w:rsidRDefault="00C5744E" w:rsidP="00C5744E"/>
    <w:p w14:paraId="6B0A52AE" w14:textId="66220B98" w:rsidR="00A445DC" w:rsidRDefault="00EF3809" w:rsidP="00746B86">
      <w:pPr>
        <w:jc w:val="both"/>
      </w:pPr>
      <w:r>
        <w:t xml:space="preserve">Für </w:t>
      </w:r>
      <w:r w:rsidR="005436AC">
        <w:t xml:space="preserve">das Testen der Funktionalität </w:t>
      </w:r>
      <w:r>
        <w:t>d</w:t>
      </w:r>
      <w:r w:rsidR="005436AC">
        <w:t>er</w:t>
      </w:r>
      <w:r>
        <w:t xml:space="preserve"> lokale</w:t>
      </w:r>
      <w:r w:rsidR="005436AC">
        <w:t>n</w:t>
      </w:r>
      <w:r>
        <w:t xml:space="preserve"> Entwicklungsumgebung </w:t>
      </w:r>
      <w:r w:rsidR="000C489E">
        <w:t xml:space="preserve">für </w:t>
      </w:r>
      <w:r>
        <w:t>Web-Apps</w:t>
      </w:r>
      <w:r w:rsidR="000C489E">
        <w:t xml:space="preserve"> sowie für eine prototypische Web-Apps</w:t>
      </w:r>
      <w:r>
        <w:t xml:space="preserve"> reicht der Einsatz von MS Visual Studio als Version 2019 Community Edition aus.</w:t>
      </w:r>
      <w:r w:rsidR="00F966D7">
        <w:t xml:space="preserve"> Die Community Edition beinhaltet</w:t>
      </w:r>
      <w:r w:rsidR="0025718F">
        <w:t xml:space="preserve"> </w:t>
      </w:r>
      <w:r w:rsidR="00F966D7">
        <w:t>eine Lizenz zur freien Nutzung von MS Visual Studio</w:t>
      </w:r>
      <w:r w:rsidR="00A445DC">
        <w:t>.</w:t>
      </w:r>
    </w:p>
    <w:p w14:paraId="0738DBE7" w14:textId="1C8D280A" w:rsidR="00EF3809" w:rsidRDefault="00A445DC" w:rsidP="00746B86">
      <w:pPr>
        <w:jc w:val="both"/>
      </w:pPr>
      <w:r>
        <w:t>Diese Version wird in der lokalen Entwicklungsumgebung zum Einsatz kommen.</w:t>
      </w:r>
    </w:p>
    <w:p w14:paraId="6E45C239" w14:textId="77777777" w:rsidR="008228A9" w:rsidRDefault="008228A9" w:rsidP="00746B86">
      <w:pPr>
        <w:jc w:val="both"/>
      </w:pPr>
    </w:p>
    <w:p w14:paraId="1B553A50" w14:textId="07AA1215" w:rsidR="00D541F0" w:rsidRDefault="00A30D7D" w:rsidP="00C5744E">
      <w:pPr>
        <w:pStyle w:val="berschrift2"/>
        <w:numPr>
          <w:ilvl w:val="1"/>
          <w:numId w:val="1"/>
        </w:numPr>
      </w:pPr>
      <w:bookmarkStart w:id="7" w:name="_Toc80273584"/>
      <w:r>
        <w:t>Version 2019 Professional Edition</w:t>
      </w:r>
      <w:bookmarkEnd w:id="7"/>
    </w:p>
    <w:p w14:paraId="22845D6A" w14:textId="4B005E4F" w:rsidR="00A30D7D" w:rsidRDefault="00A30D7D" w:rsidP="00A30D7D"/>
    <w:p w14:paraId="6D6EE92A" w14:textId="77777777" w:rsidR="00B11224" w:rsidRDefault="00B11224" w:rsidP="00A30D7D">
      <w:r>
        <w:t>Die Version 2019 Professional Edition bietet den vollen Umfang zur kommerziellen Nutzung an. Für den Einsatz der Professional Edition ist die Beschaffung einer kostenpflichtigen Lizenz notwendig.</w:t>
      </w:r>
    </w:p>
    <w:p w14:paraId="682EDC61" w14:textId="4B71BC6B" w:rsidR="00A30D7D" w:rsidRPr="00A30D7D" w:rsidRDefault="00B11224" w:rsidP="00A30D7D">
      <w:r>
        <w:t>Die Entwicklungsumgebung für Web-Apps in der AFA Citrix-Umgebung ist für die kommerzielle Nutzung gedacht. Ist zum Zeitpunkt der Einrichtung das Release der Version 2022 Professional Edition noch nicht erfolgt, kommt die Version 2019 Professional Edition zeitweise zum Einsatz.</w:t>
      </w:r>
    </w:p>
    <w:p w14:paraId="45CAB03C" w14:textId="77777777" w:rsidR="00D541F0" w:rsidRDefault="00D541F0" w:rsidP="00D541F0"/>
    <w:p w14:paraId="6E220ECC" w14:textId="2FAAC816" w:rsidR="00C5744E" w:rsidRPr="00C5744E" w:rsidRDefault="00C5744E" w:rsidP="00C5744E">
      <w:pPr>
        <w:pStyle w:val="berschrift2"/>
        <w:numPr>
          <w:ilvl w:val="1"/>
          <w:numId w:val="1"/>
        </w:numPr>
      </w:pPr>
      <w:bookmarkStart w:id="8" w:name="_Toc80273585"/>
      <w:r>
        <w:t>Version 2022 Professional Edition</w:t>
      </w:r>
      <w:bookmarkEnd w:id="8"/>
    </w:p>
    <w:p w14:paraId="312085CE" w14:textId="758050F2" w:rsidR="00C5744E" w:rsidRDefault="00C5744E" w:rsidP="00395AD0"/>
    <w:p w14:paraId="10017BEC" w14:textId="23FBCE86" w:rsidR="005D3A12" w:rsidRDefault="00F966D7" w:rsidP="00746B86">
      <w:pPr>
        <w:jc w:val="both"/>
      </w:pPr>
      <w:r>
        <w:t xml:space="preserve">Die Version 2022 Professional Edition soll bei der kommerziellen Entwicklung von Web-Apps in der Entwicklungsumgebung des Citrix zum Einsatz </w:t>
      </w:r>
      <w:r w:rsidR="00A445DC">
        <w:t xml:space="preserve">kommen. In dieser Version </w:t>
      </w:r>
      <w:r w:rsidR="00455AF1">
        <w:t xml:space="preserve">wird </w:t>
      </w:r>
      <w:r w:rsidR="00A445DC">
        <w:t>ein größerer Funktionsumfang als in der Community Edition angeboten.</w:t>
      </w:r>
    </w:p>
    <w:p w14:paraId="21EFC706" w14:textId="45E7D32E" w:rsidR="00810898" w:rsidRDefault="005D3A12" w:rsidP="00746B86">
      <w:pPr>
        <w:jc w:val="both"/>
      </w:pPr>
      <w:r>
        <w:t>Die Beschaffung der Version 2022 Professional Edition ist mit dem Kauf einer Lizenz verbunden.</w:t>
      </w:r>
    </w:p>
    <w:p w14:paraId="408C72DF" w14:textId="0357D049" w:rsidR="00455AF1" w:rsidRDefault="00455AF1"/>
    <w:p w14:paraId="195B4A20" w14:textId="1AA69D8B" w:rsidR="00395AD0" w:rsidRDefault="00395AD0" w:rsidP="00395AD0">
      <w:pPr>
        <w:pStyle w:val="berschrift2"/>
        <w:numPr>
          <w:ilvl w:val="1"/>
          <w:numId w:val="1"/>
        </w:numPr>
      </w:pPr>
      <w:bookmarkStart w:id="9" w:name="_Toc80273586"/>
      <w:r>
        <w:t>Zukünftige Versionen</w:t>
      </w:r>
      <w:bookmarkEnd w:id="9"/>
    </w:p>
    <w:p w14:paraId="09CB7364" w14:textId="21B79776" w:rsidR="00455AF1" w:rsidRDefault="00455AF1" w:rsidP="00395AD0"/>
    <w:p w14:paraId="1B3A4510" w14:textId="76561613" w:rsidR="008747B1" w:rsidRDefault="008747B1" w:rsidP="00395AD0">
      <w:r>
        <w:t xml:space="preserve">Für die AFA ist es der Anspruch aktuelle Technologien für die Entwicklung von Web-Apps zu verwenden. Um den </w:t>
      </w:r>
      <w:r w:rsidR="00D92BE4">
        <w:t xml:space="preserve">aktuellen </w:t>
      </w:r>
      <w:r>
        <w:t xml:space="preserve">Funktionsumfang </w:t>
      </w:r>
      <w:r w:rsidR="00D92BE4">
        <w:t>nutzen zu können, besteht die Notwendigkeit eines Upgrades der Version von VS mit erfolgtem Release einer Version 2022+ Professional Edition bzw. einer Version 2022+ Enterprise Edition.</w:t>
      </w:r>
    </w:p>
    <w:p w14:paraId="0843FB43" w14:textId="02C38960" w:rsidR="00455AF1" w:rsidRPr="00455AF1" w:rsidRDefault="00D92BE4" w:rsidP="00AD2A3C">
      <w:pPr>
        <w:rPr>
          <w:rStyle w:val="Hyperlink"/>
          <w:color w:val="auto"/>
          <w:u w:val="none"/>
        </w:rPr>
      </w:pPr>
      <w:r>
        <w:t>Unter gegebenen Umständen ist zu prüfen, ob der Einsatz einer Enterprise Edition notwendig wird. Dies wird abhängig von den Anforderungen der AFA sowie den Lizenzbedingungen sein.</w:t>
      </w:r>
    </w:p>
    <w:p w14:paraId="203CED14" w14:textId="47A50A3B" w:rsidR="00825449" w:rsidRDefault="00825449">
      <w:r>
        <w:br w:type="page"/>
      </w:r>
    </w:p>
    <w:p w14:paraId="4B4B04F7" w14:textId="6264D0A7" w:rsidR="0071717A" w:rsidRDefault="0071717A" w:rsidP="006237B3">
      <w:pPr>
        <w:pStyle w:val="berschrift1"/>
        <w:numPr>
          <w:ilvl w:val="0"/>
          <w:numId w:val="1"/>
        </w:numPr>
      </w:pPr>
      <w:bookmarkStart w:id="10" w:name="_Toc80273587"/>
      <w:r>
        <w:lastRenderedPageBreak/>
        <w:t>Installation</w:t>
      </w:r>
      <w:bookmarkEnd w:id="10"/>
    </w:p>
    <w:p w14:paraId="6A67F732" w14:textId="77777777" w:rsidR="00F26370" w:rsidRDefault="00F26370" w:rsidP="0071717A"/>
    <w:p w14:paraId="38705DBF" w14:textId="007E0D41" w:rsidR="0071717A" w:rsidRDefault="002E1F98" w:rsidP="003908D1">
      <w:pPr>
        <w:jc w:val="both"/>
      </w:pPr>
      <w:r>
        <w:t>Die Installation von MS Visual Studio mit den Komponenten sowie Plugins teilt sich in fünf Schritte auf:</w:t>
      </w:r>
    </w:p>
    <w:p w14:paraId="72EAF8AD" w14:textId="386DA6FD" w:rsidR="009B1773" w:rsidRDefault="009B1773" w:rsidP="00F37CD0">
      <w:pPr>
        <w:pStyle w:val="Listenabsatz"/>
        <w:numPr>
          <w:ilvl w:val="0"/>
          <w:numId w:val="4"/>
        </w:numPr>
      </w:pPr>
      <w:r>
        <w:t xml:space="preserve">Download </w:t>
      </w:r>
      <w:r w:rsidR="00371FBC">
        <w:t>d</w:t>
      </w:r>
      <w:r>
        <w:t>es Online-Installers</w:t>
      </w:r>
    </w:p>
    <w:p w14:paraId="57A20D7D" w14:textId="1E8FA151" w:rsidR="009B1773" w:rsidRDefault="009B1773" w:rsidP="009B1773">
      <w:pPr>
        <w:pStyle w:val="Listenabsatz"/>
        <w:numPr>
          <w:ilvl w:val="0"/>
          <w:numId w:val="4"/>
        </w:numPr>
      </w:pPr>
      <w:r>
        <w:t>Auswahl der zu installierenden Komponenten</w:t>
      </w:r>
    </w:p>
    <w:p w14:paraId="0E34A201" w14:textId="56ABD689" w:rsidR="009B1773" w:rsidRDefault="004012C9" w:rsidP="009B1773">
      <w:pPr>
        <w:pStyle w:val="Listenabsatz"/>
        <w:numPr>
          <w:ilvl w:val="1"/>
          <w:numId w:val="4"/>
        </w:numPr>
      </w:pPr>
      <w:r>
        <w:t>Komponenten</w:t>
      </w:r>
      <w:r w:rsidR="009B1773">
        <w:t>-Auswahl</w:t>
      </w:r>
    </w:p>
    <w:p w14:paraId="2E6C96D4" w14:textId="3307CB56" w:rsidR="009B1773" w:rsidRDefault="009B1773" w:rsidP="009B1773">
      <w:pPr>
        <w:pStyle w:val="Listenabsatz"/>
        <w:numPr>
          <w:ilvl w:val="1"/>
          <w:numId w:val="4"/>
        </w:numPr>
      </w:pPr>
      <w:r>
        <w:t xml:space="preserve">Elemente der </w:t>
      </w:r>
      <w:r w:rsidR="004012C9">
        <w:t>Komponenten</w:t>
      </w:r>
    </w:p>
    <w:p w14:paraId="4D106E4B" w14:textId="2DB932CB" w:rsidR="00E759C0" w:rsidRDefault="00E759C0" w:rsidP="009B1773">
      <w:pPr>
        <w:pStyle w:val="Listenabsatz"/>
        <w:numPr>
          <w:ilvl w:val="1"/>
          <w:numId w:val="4"/>
        </w:numPr>
      </w:pPr>
      <w:r>
        <w:t>Installationspfade</w:t>
      </w:r>
    </w:p>
    <w:p w14:paraId="50BB48B6" w14:textId="3620E09B" w:rsidR="00F26370" w:rsidRDefault="00F26370" w:rsidP="00F26370">
      <w:pPr>
        <w:pStyle w:val="Listenabsatz"/>
        <w:numPr>
          <w:ilvl w:val="0"/>
          <w:numId w:val="4"/>
        </w:numPr>
      </w:pPr>
      <w:r>
        <w:t xml:space="preserve">Plugins </w:t>
      </w:r>
      <w:r w:rsidR="003E7AF2">
        <w:t xml:space="preserve">für </w:t>
      </w:r>
      <w:r>
        <w:t>MS Visual Studio</w:t>
      </w:r>
    </w:p>
    <w:p w14:paraId="70FE7E8A" w14:textId="7545AED6" w:rsidR="00F26370" w:rsidRDefault="00F26370" w:rsidP="00F26370">
      <w:pPr>
        <w:pStyle w:val="Listenabsatz"/>
        <w:numPr>
          <w:ilvl w:val="1"/>
          <w:numId w:val="4"/>
        </w:numPr>
      </w:pPr>
      <w:r>
        <w:t>TypeScript</w:t>
      </w:r>
      <w:r w:rsidR="003E7AF2">
        <w:t xml:space="preserve"> für JavaScript</w:t>
      </w:r>
    </w:p>
    <w:p w14:paraId="73D8C7B0" w14:textId="297EF304" w:rsidR="00F26370" w:rsidRPr="00396F62" w:rsidRDefault="000E1360" w:rsidP="00F26370">
      <w:pPr>
        <w:pStyle w:val="Listenabsatz"/>
        <w:numPr>
          <w:ilvl w:val="1"/>
          <w:numId w:val="4"/>
        </w:numPr>
      </w:pPr>
      <w:r>
        <w:rPr>
          <w:lang w:val="en-US"/>
        </w:rPr>
        <w:t xml:space="preserve">Optionale Boilerplates für </w:t>
      </w:r>
      <w:r w:rsidR="00F26370" w:rsidRPr="00396F62">
        <w:t>React + React Native</w:t>
      </w:r>
    </w:p>
    <w:p w14:paraId="509933D5" w14:textId="7F8BD316" w:rsidR="006D5F3D" w:rsidRDefault="006D5F3D" w:rsidP="006D5F3D">
      <w:pPr>
        <w:pStyle w:val="Listenabsatz"/>
        <w:numPr>
          <w:ilvl w:val="0"/>
          <w:numId w:val="4"/>
        </w:numPr>
      </w:pPr>
      <w:r>
        <w:t xml:space="preserve">Unterstützende </w:t>
      </w:r>
      <w:r w:rsidR="00D32401">
        <w:t>Benutzero</w:t>
      </w:r>
      <w:r w:rsidR="003E7AF2">
        <w:t xml:space="preserve">berflächen </w:t>
      </w:r>
      <w:r>
        <w:t>von MS Visual Studio</w:t>
      </w:r>
    </w:p>
    <w:p w14:paraId="4445A7A4" w14:textId="729E8A92" w:rsidR="006D5F3D" w:rsidRDefault="006D5F3D" w:rsidP="006D5F3D">
      <w:pPr>
        <w:pStyle w:val="Listenabsatz"/>
        <w:numPr>
          <w:ilvl w:val="1"/>
          <w:numId w:val="4"/>
        </w:numPr>
      </w:pPr>
      <w:r>
        <w:t>Ausgabe</w:t>
      </w:r>
    </w:p>
    <w:p w14:paraId="4736F54E" w14:textId="7381DEC3" w:rsidR="006D5F3D" w:rsidRDefault="006D5F3D" w:rsidP="006D5F3D">
      <w:pPr>
        <w:pStyle w:val="Listenabsatz"/>
        <w:numPr>
          <w:ilvl w:val="1"/>
          <w:numId w:val="4"/>
        </w:numPr>
      </w:pPr>
      <w:r>
        <w:t>NuGet Paket-Manager-Konsole</w:t>
      </w:r>
    </w:p>
    <w:p w14:paraId="15B0A0E6" w14:textId="55ED2969" w:rsidR="006D5F3D" w:rsidRDefault="006D5F3D" w:rsidP="006D5F3D">
      <w:pPr>
        <w:pStyle w:val="Listenabsatz"/>
        <w:numPr>
          <w:ilvl w:val="1"/>
          <w:numId w:val="4"/>
        </w:numPr>
      </w:pPr>
      <w:r>
        <w:t>Konsole Developer-PowerShell</w:t>
      </w:r>
    </w:p>
    <w:p w14:paraId="66937344" w14:textId="43B72D10" w:rsidR="006D5F3D" w:rsidRDefault="006D5F3D" w:rsidP="006D5F3D">
      <w:pPr>
        <w:pStyle w:val="Listenabsatz"/>
        <w:numPr>
          <w:ilvl w:val="1"/>
          <w:numId w:val="4"/>
        </w:numPr>
      </w:pPr>
      <w:r>
        <w:t>Konsole Developer-Eingabeaufforderung</w:t>
      </w:r>
    </w:p>
    <w:p w14:paraId="65488CA9" w14:textId="4C66CFFF" w:rsidR="00E1259A" w:rsidRDefault="003E7AF2" w:rsidP="00E1259A">
      <w:pPr>
        <w:pStyle w:val="Listenabsatz"/>
        <w:numPr>
          <w:ilvl w:val="0"/>
          <w:numId w:val="4"/>
        </w:numPr>
      </w:pPr>
      <w:r>
        <w:t xml:space="preserve">Updates </w:t>
      </w:r>
      <w:r w:rsidR="00E1259A">
        <w:t>von MS Visual Studio</w:t>
      </w:r>
    </w:p>
    <w:p w14:paraId="69487044" w14:textId="3695F198" w:rsidR="00E1259A" w:rsidRDefault="00E1259A" w:rsidP="00E1259A">
      <w:pPr>
        <w:pStyle w:val="Listenabsatz"/>
        <w:numPr>
          <w:ilvl w:val="1"/>
          <w:numId w:val="4"/>
        </w:numPr>
      </w:pPr>
      <w:r>
        <w:t>Updates</w:t>
      </w:r>
      <w:r w:rsidR="00FD2F2C">
        <w:t>/Versionsupgrades</w:t>
      </w:r>
      <w:r>
        <w:t xml:space="preserve"> für das Kernprogramm</w:t>
      </w:r>
    </w:p>
    <w:p w14:paraId="2D55233F" w14:textId="52E3E55F" w:rsidR="00E1259A" w:rsidRDefault="00E1259A" w:rsidP="00E1259A">
      <w:pPr>
        <w:pStyle w:val="Listenabsatz"/>
        <w:numPr>
          <w:ilvl w:val="1"/>
          <w:numId w:val="4"/>
        </w:numPr>
      </w:pPr>
      <w:r>
        <w:t>Updates für die Komponenten</w:t>
      </w:r>
    </w:p>
    <w:p w14:paraId="0BE353CB" w14:textId="1101D67D" w:rsidR="00E1259A" w:rsidRDefault="00E1259A" w:rsidP="00E1259A">
      <w:pPr>
        <w:pStyle w:val="Listenabsatz"/>
        <w:numPr>
          <w:ilvl w:val="1"/>
          <w:numId w:val="4"/>
        </w:numPr>
      </w:pPr>
      <w:r>
        <w:t>Updates für die Plugins</w:t>
      </w:r>
    </w:p>
    <w:p w14:paraId="13DB8E2A" w14:textId="77777777" w:rsidR="00560E85" w:rsidRDefault="00560E85"/>
    <w:p w14:paraId="74F3982C" w14:textId="0B0D2F48" w:rsidR="00560E85" w:rsidRDefault="00560E85">
      <w:r>
        <w:br w:type="page"/>
      </w:r>
    </w:p>
    <w:p w14:paraId="1968F9AC" w14:textId="0EAD7A68" w:rsidR="00C32A66" w:rsidRDefault="00C32A66" w:rsidP="006237B3">
      <w:pPr>
        <w:pStyle w:val="berschrift2"/>
        <w:numPr>
          <w:ilvl w:val="1"/>
          <w:numId w:val="1"/>
        </w:numPr>
      </w:pPr>
      <w:bookmarkStart w:id="11" w:name="_Toc80273588"/>
      <w:r>
        <w:lastRenderedPageBreak/>
        <w:t>Download</w:t>
      </w:r>
      <w:bookmarkEnd w:id="11"/>
    </w:p>
    <w:p w14:paraId="474E9A9A" w14:textId="700F94F4" w:rsidR="00D86460" w:rsidRDefault="00D86460"/>
    <w:p w14:paraId="1C547A0A" w14:textId="2F2AA963" w:rsidR="009673E5" w:rsidRDefault="009A1215" w:rsidP="003908D1">
      <w:pPr>
        <w:jc w:val="both"/>
      </w:pPr>
      <w:r>
        <w:t xml:space="preserve">Derzeitig ist die Version 2019 die aktuelle Version von MS Visual Studio. </w:t>
      </w:r>
      <w:r w:rsidR="009673E5">
        <w:t>Für diese Installationsanleitung ist der Download der folgenden Versionen vorgesehen:</w:t>
      </w:r>
    </w:p>
    <w:p w14:paraId="2D7651BE" w14:textId="031D7582" w:rsidR="009673E5" w:rsidRDefault="009673E5" w:rsidP="009673E5">
      <w:pPr>
        <w:pStyle w:val="Listenabsatz"/>
        <w:numPr>
          <w:ilvl w:val="0"/>
          <w:numId w:val="20"/>
        </w:numPr>
      </w:pPr>
      <w:r>
        <w:t>Version 2019 Community Edition</w:t>
      </w:r>
    </w:p>
    <w:p w14:paraId="1C31BB78" w14:textId="5808A2EF" w:rsidR="006D6644" w:rsidRDefault="006D6644" w:rsidP="009673E5">
      <w:pPr>
        <w:pStyle w:val="Listenabsatz"/>
        <w:numPr>
          <w:ilvl w:val="0"/>
          <w:numId w:val="20"/>
        </w:numPr>
      </w:pPr>
      <w:r>
        <w:t>Version 2019 Professional Edition</w:t>
      </w:r>
    </w:p>
    <w:p w14:paraId="0AEABFFC" w14:textId="77777777" w:rsidR="006D6644" w:rsidRDefault="006D6644" w:rsidP="006D6644">
      <w:pPr>
        <w:pStyle w:val="Listenabsatz"/>
        <w:numPr>
          <w:ilvl w:val="1"/>
          <w:numId w:val="20"/>
        </w:numPr>
      </w:pPr>
      <w:r>
        <w:t>Falls noch kein Release der Version 2022 Professional Edition erfolgte</w:t>
      </w:r>
    </w:p>
    <w:p w14:paraId="2AEE47CB" w14:textId="5F07DFCF" w:rsidR="009673E5" w:rsidRDefault="009673E5" w:rsidP="009673E5">
      <w:pPr>
        <w:pStyle w:val="Listenabsatz"/>
        <w:numPr>
          <w:ilvl w:val="0"/>
          <w:numId w:val="20"/>
        </w:numPr>
      </w:pPr>
      <w:r>
        <w:t>Version 2022 Professional Edition</w:t>
      </w:r>
    </w:p>
    <w:p w14:paraId="6F5775C6" w14:textId="3C8E35CA" w:rsidR="00AA3EB5" w:rsidRDefault="009673E5" w:rsidP="00AA3EB5">
      <w:pPr>
        <w:pStyle w:val="Listenabsatz"/>
        <w:numPr>
          <w:ilvl w:val="1"/>
          <w:numId w:val="20"/>
        </w:numPr>
      </w:pPr>
      <w:r>
        <w:t>Release noch nicht er</w:t>
      </w:r>
      <w:r w:rsidR="001D431D">
        <w:t>folgt</w:t>
      </w:r>
    </w:p>
    <w:p w14:paraId="24BC1027" w14:textId="6F20EAFA" w:rsidR="0068420C" w:rsidRDefault="0068420C" w:rsidP="0068420C">
      <w:pPr>
        <w:pStyle w:val="Listenabsatz"/>
        <w:numPr>
          <w:ilvl w:val="0"/>
          <w:numId w:val="20"/>
        </w:numPr>
      </w:pPr>
      <w:r>
        <w:t>Version 2022+ Professional Edition</w:t>
      </w:r>
      <w:r w:rsidR="00495C4A">
        <w:t xml:space="preserve"> sowie </w:t>
      </w:r>
    </w:p>
    <w:p w14:paraId="02DE0733" w14:textId="6B96D1C4" w:rsidR="00495C4A" w:rsidRDefault="0068420C" w:rsidP="00495C4A">
      <w:pPr>
        <w:pStyle w:val="Listenabsatz"/>
        <w:numPr>
          <w:ilvl w:val="1"/>
          <w:numId w:val="20"/>
        </w:numPr>
      </w:pPr>
      <w:r>
        <w:t>Für zukünftige Versionen</w:t>
      </w:r>
    </w:p>
    <w:p w14:paraId="13FA47FD" w14:textId="1E58E4E9" w:rsidR="00EC1F71" w:rsidRDefault="00EC1F71" w:rsidP="00EC1F71">
      <w:pPr>
        <w:pStyle w:val="Listenabsatz"/>
        <w:numPr>
          <w:ilvl w:val="0"/>
          <w:numId w:val="20"/>
        </w:numPr>
      </w:pPr>
      <w:r>
        <w:t>Version 2022+ Enterprise Edition</w:t>
      </w:r>
    </w:p>
    <w:p w14:paraId="535285AD" w14:textId="7F836014" w:rsidR="00EC1F71" w:rsidRDefault="00EC1F71" w:rsidP="00EC1F71">
      <w:pPr>
        <w:pStyle w:val="Listenabsatz"/>
        <w:numPr>
          <w:ilvl w:val="1"/>
          <w:numId w:val="20"/>
        </w:numPr>
      </w:pPr>
      <w:r>
        <w:t>Für zukünftige Versionen</w:t>
      </w:r>
    </w:p>
    <w:p w14:paraId="6E09D7AC" w14:textId="44AC2673" w:rsidR="00EC1F71" w:rsidRDefault="00AB174E" w:rsidP="00EC1F71">
      <w:pPr>
        <w:pStyle w:val="Listenabsatz"/>
        <w:numPr>
          <w:ilvl w:val="1"/>
          <w:numId w:val="20"/>
        </w:numPr>
      </w:pPr>
      <w:r>
        <w:t>Je nach Umstände</w:t>
      </w:r>
      <w:r w:rsidR="0084267D">
        <w:t>n</w:t>
      </w:r>
      <w:r>
        <w:t xml:space="preserve"> der Lizenzbedingungen sowie</w:t>
      </w:r>
      <w:r w:rsidR="00EC1F71">
        <w:t xml:space="preserve"> der Anforderungen der AFA</w:t>
      </w:r>
    </w:p>
    <w:p w14:paraId="20D2573E" w14:textId="2D281490" w:rsidR="00256849" w:rsidRDefault="00256849">
      <w:r>
        <w:t xml:space="preserve">Der Installer von MS Visual Studio ist unter folgenden Link </w:t>
      </w:r>
      <w:r w:rsidR="003E7AF2">
        <w:t>abrufbar</w:t>
      </w:r>
      <w:r>
        <w:t>:</w:t>
      </w:r>
    </w:p>
    <w:p w14:paraId="4A2A78A9" w14:textId="5DBB8701" w:rsidR="00D86460" w:rsidRPr="009A1215" w:rsidRDefault="003D727F" w:rsidP="00D86460">
      <w:pPr>
        <w:pStyle w:val="Listenabsatz"/>
        <w:numPr>
          <w:ilvl w:val="0"/>
          <w:numId w:val="10"/>
        </w:numPr>
        <w:rPr>
          <w:rStyle w:val="Hyperlink"/>
          <w:color w:val="auto"/>
          <w:u w:val="none"/>
        </w:rPr>
      </w:pPr>
      <w:hyperlink r:id="rId9" w:history="1">
        <w:r w:rsidR="00D86460" w:rsidRPr="00D86460">
          <w:rPr>
            <w:rStyle w:val="Hyperlink"/>
          </w:rPr>
          <w:t>https://visualstudio.microsoft.com/de/downloads/</w:t>
        </w:r>
      </w:hyperlink>
    </w:p>
    <w:p w14:paraId="76152D2B" w14:textId="5F651AE0" w:rsidR="00D86460" w:rsidRDefault="00D86460" w:rsidP="00D86460"/>
    <w:p w14:paraId="226D735F" w14:textId="77777777" w:rsidR="007C10EA" w:rsidRDefault="00A05FA1" w:rsidP="007C10EA">
      <w:pPr>
        <w:keepNext/>
      </w:pPr>
      <w:r>
        <w:rPr>
          <w:noProof/>
        </w:rPr>
        <w:drawing>
          <wp:inline distT="0" distB="0" distL="0" distR="0" wp14:anchorId="3AE794FE" wp14:editId="569454AC">
            <wp:extent cx="5762625" cy="28098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625" cy="2809875"/>
                    </a:xfrm>
                    <a:prstGeom prst="rect">
                      <a:avLst/>
                    </a:prstGeom>
                    <a:noFill/>
                    <a:ln>
                      <a:noFill/>
                    </a:ln>
                  </pic:spPr>
                </pic:pic>
              </a:graphicData>
            </a:graphic>
          </wp:inline>
        </w:drawing>
      </w:r>
    </w:p>
    <w:p w14:paraId="44AED48C" w14:textId="01F87361" w:rsidR="00D86460" w:rsidRDefault="007C10EA" w:rsidP="002E647C">
      <w:pPr>
        <w:pStyle w:val="Beschriftung"/>
        <w:jc w:val="center"/>
      </w:pPr>
      <w:r>
        <w:t xml:space="preserve">Abbildung </w:t>
      </w:r>
      <w:fldSimple w:instr=" SEQ Abbildung \* ARABIC ">
        <w:r w:rsidR="00281768">
          <w:rPr>
            <w:noProof/>
          </w:rPr>
          <w:t>1</w:t>
        </w:r>
      </w:fldSimple>
      <w:r>
        <w:t>: Download</w:t>
      </w:r>
      <w:r w:rsidR="00A92F28">
        <w:t>-Website</w:t>
      </w:r>
      <w:r>
        <w:t xml:space="preserve"> von MS Visual Studio</w:t>
      </w:r>
    </w:p>
    <w:p w14:paraId="0CC8C566" w14:textId="7322A6C6" w:rsidR="007C752E" w:rsidRDefault="007C752E" w:rsidP="00D86460">
      <w:r>
        <w:br w:type="page"/>
      </w:r>
    </w:p>
    <w:p w14:paraId="5A52D5CE" w14:textId="0B562F8F" w:rsidR="00C32A66" w:rsidRDefault="00B32F95" w:rsidP="006237B3">
      <w:pPr>
        <w:pStyle w:val="berschrift2"/>
        <w:numPr>
          <w:ilvl w:val="1"/>
          <w:numId w:val="1"/>
        </w:numPr>
      </w:pPr>
      <w:bookmarkStart w:id="12" w:name="_Toc80273589"/>
      <w:r>
        <w:lastRenderedPageBreak/>
        <w:t xml:space="preserve">Kernprogramm und </w:t>
      </w:r>
      <w:r w:rsidR="0098440F">
        <w:t>Komponenten-Auswahl</w:t>
      </w:r>
      <w:bookmarkEnd w:id="12"/>
    </w:p>
    <w:p w14:paraId="5FDA37BD" w14:textId="1A96EA65" w:rsidR="0091630E" w:rsidRDefault="0091630E" w:rsidP="0091630E"/>
    <w:p w14:paraId="3D7EFB0A" w14:textId="5C94D98B" w:rsidR="004C4F41" w:rsidRDefault="00B32F95" w:rsidP="003908D1">
      <w:pPr>
        <w:jc w:val="both"/>
      </w:pPr>
      <w:r>
        <w:t>Bei der Installation</w:t>
      </w:r>
      <w:r w:rsidR="002E1F98">
        <w:t xml:space="preserve"> des Kernprogrammes</w:t>
      </w:r>
      <w:r>
        <w:t xml:space="preserve"> von MS Visual </w:t>
      </w:r>
      <w:r w:rsidR="003E7AF2">
        <w:t xml:space="preserve">Studio </w:t>
      </w:r>
      <w:r>
        <w:t xml:space="preserve">wird </w:t>
      </w:r>
      <w:r w:rsidR="006962E0">
        <w:t>zusätzlich</w:t>
      </w:r>
      <w:r>
        <w:t xml:space="preserve"> die Auswahl von mit zu installierenden Komponenten vorgenommen. </w:t>
      </w:r>
      <w:r w:rsidR="002D6BAC">
        <w:t>Die Komponenten-Auswahl wird in</w:t>
      </w:r>
      <w:r w:rsidR="00F6174B">
        <w:t xml:space="preserve"> zwei</w:t>
      </w:r>
      <w:r w:rsidR="006962E0">
        <w:t xml:space="preserve"> </w:t>
      </w:r>
      <w:r w:rsidR="002D6BAC">
        <w:t>Teilschritte erfolgen</w:t>
      </w:r>
      <w:r w:rsidR="006962E0">
        <w:t>:</w:t>
      </w:r>
    </w:p>
    <w:p w14:paraId="445FC64E" w14:textId="7F8724A1" w:rsidR="006962E0" w:rsidRDefault="006962E0" w:rsidP="006962E0">
      <w:pPr>
        <w:pStyle w:val="Listenabsatz"/>
        <w:numPr>
          <w:ilvl w:val="0"/>
          <w:numId w:val="10"/>
        </w:numPr>
        <w:jc w:val="both"/>
      </w:pPr>
      <w:r>
        <w:t>Auswahl der Komponenten</w:t>
      </w:r>
    </w:p>
    <w:p w14:paraId="7E9524CD" w14:textId="534F224A" w:rsidR="006962E0" w:rsidRDefault="006962E0" w:rsidP="006962E0">
      <w:pPr>
        <w:pStyle w:val="Listenabsatz"/>
        <w:numPr>
          <w:ilvl w:val="0"/>
          <w:numId w:val="10"/>
        </w:numPr>
        <w:jc w:val="both"/>
      </w:pPr>
      <w:r>
        <w:t>Auswahl der Komponenten-Eleme</w:t>
      </w:r>
      <w:r w:rsidR="003E7AF2">
        <w:t>n</w:t>
      </w:r>
      <w:r>
        <w:t>te</w:t>
      </w:r>
    </w:p>
    <w:p w14:paraId="1DE35EF4" w14:textId="55B11C9F" w:rsidR="00DA3A7B" w:rsidRDefault="00DA3A7B" w:rsidP="006962E0">
      <w:pPr>
        <w:pStyle w:val="Listenabsatz"/>
        <w:numPr>
          <w:ilvl w:val="0"/>
          <w:numId w:val="10"/>
        </w:numPr>
        <w:jc w:val="both"/>
      </w:pPr>
      <w:r>
        <w:t>Installationspfade</w:t>
      </w:r>
    </w:p>
    <w:p w14:paraId="7928FD46" w14:textId="43A25F6D" w:rsidR="00B32F95" w:rsidRDefault="00B32F95" w:rsidP="002D6BAC">
      <w:pPr>
        <w:jc w:val="both"/>
      </w:pPr>
      <w:r>
        <w:t>Nach diesem Schritt ist MS Visual Studio mit den ausgewählten Komponenten installiert.</w:t>
      </w:r>
    </w:p>
    <w:p w14:paraId="5B663FCB" w14:textId="77777777" w:rsidR="002D6BAC" w:rsidRDefault="002D6BAC" w:rsidP="0091630E"/>
    <w:p w14:paraId="7C22A472" w14:textId="738D1662" w:rsidR="0091630E" w:rsidRPr="0091630E" w:rsidRDefault="00E35480" w:rsidP="00E35480">
      <w:pPr>
        <w:pStyle w:val="berschrift3"/>
        <w:numPr>
          <w:ilvl w:val="2"/>
          <w:numId w:val="1"/>
        </w:numPr>
      </w:pPr>
      <w:bookmarkStart w:id="13" w:name="_Toc80273590"/>
      <w:r>
        <w:t xml:space="preserve">Auswahl </w:t>
      </w:r>
      <w:r w:rsidR="007868C5">
        <w:t>der Komponenten</w:t>
      </w:r>
      <w:bookmarkEnd w:id="13"/>
    </w:p>
    <w:p w14:paraId="61CEFC3E" w14:textId="2321BCB8" w:rsidR="003D23BE" w:rsidRDefault="003D23BE" w:rsidP="003D23BE"/>
    <w:p w14:paraId="4BFA3929" w14:textId="13BABDCA" w:rsidR="006925A7" w:rsidRDefault="00A14CC1" w:rsidP="003908D1">
      <w:pPr>
        <w:jc w:val="both"/>
      </w:pPr>
      <w:r>
        <w:t>Zunächst werden</w:t>
      </w:r>
      <w:r w:rsidR="006704ED">
        <w:t xml:space="preserve"> bei der Komponenten-Auswahl</w:t>
      </w:r>
      <w:r>
        <w:t xml:space="preserve"> die Komponenten auswählt, welche grundsätzlich </w:t>
      </w:r>
      <w:r w:rsidR="006704ED">
        <w:t>in</w:t>
      </w:r>
      <w:r>
        <w:t xml:space="preserve"> MS Visual Studio installiert werden sollen. </w:t>
      </w:r>
    </w:p>
    <w:p w14:paraId="3B4FE1B1" w14:textId="4CB292EF" w:rsidR="000D53B8" w:rsidRDefault="000D53B8" w:rsidP="003D23BE">
      <w:r>
        <w:t xml:space="preserve">Folgende Komponenten </w:t>
      </w:r>
      <w:r w:rsidR="003E7AF2">
        <w:t xml:space="preserve">sind </w:t>
      </w:r>
      <w:r>
        <w:t xml:space="preserve">für die Programmierung von Web-Apps </w:t>
      </w:r>
      <w:r w:rsidR="003E7AF2">
        <w:t>auszuwählen</w:t>
      </w:r>
      <w:r>
        <w:t>:</w:t>
      </w:r>
    </w:p>
    <w:p w14:paraId="7DAF2B0D" w14:textId="0029AB05" w:rsidR="000D53B8" w:rsidRDefault="000D53B8" w:rsidP="000D53B8">
      <w:pPr>
        <w:pStyle w:val="Listenabsatz"/>
        <w:numPr>
          <w:ilvl w:val="0"/>
          <w:numId w:val="25"/>
        </w:numPr>
      </w:pPr>
      <w:r>
        <w:t>ASP.NET und Webentwicklung</w:t>
      </w:r>
    </w:p>
    <w:p w14:paraId="59929A88" w14:textId="3A0A2273" w:rsidR="000D53B8" w:rsidRDefault="000D53B8" w:rsidP="000D53B8">
      <w:pPr>
        <w:pStyle w:val="Listenabsatz"/>
        <w:numPr>
          <w:ilvl w:val="0"/>
          <w:numId w:val="25"/>
        </w:numPr>
      </w:pPr>
      <w:r>
        <w:t>Node.js-Entwicklung</w:t>
      </w:r>
    </w:p>
    <w:p w14:paraId="31D86414" w14:textId="483E7F41" w:rsidR="000D53B8" w:rsidRDefault="000D53B8" w:rsidP="000D53B8">
      <w:pPr>
        <w:pStyle w:val="Listenabsatz"/>
        <w:numPr>
          <w:ilvl w:val="0"/>
          <w:numId w:val="25"/>
        </w:numPr>
      </w:pPr>
      <w:r>
        <w:t>.NET Desktopentwicklung</w:t>
      </w:r>
    </w:p>
    <w:p w14:paraId="20A4C1CC" w14:textId="0425F5BA" w:rsidR="000D53B8" w:rsidRDefault="000D53B8" w:rsidP="000D53B8">
      <w:pPr>
        <w:pStyle w:val="Listenabsatz"/>
        <w:numPr>
          <w:ilvl w:val="0"/>
          <w:numId w:val="25"/>
        </w:numPr>
      </w:pPr>
      <w:r>
        <w:t>Entwicklung für die universelle Windows-Plattform</w:t>
      </w:r>
    </w:p>
    <w:p w14:paraId="3F508AFB" w14:textId="1D289CC4" w:rsidR="000D53B8" w:rsidRDefault="000D53B8" w:rsidP="000D53B8">
      <w:pPr>
        <w:pStyle w:val="Listenabsatz"/>
        <w:numPr>
          <w:ilvl w:val="0"/>
          <w:numId w:val="25"/>
        </w:numPr>
      </w:pPr>
      <w:r>
        <w:t>Mobile-Entwicklung mit .NET</w:t>
      </w:r>
    </w:p>
    <w:p w14:paraId="241F0915" w14:textId="61D60563" w:rsidR="000D53B8" w:rsidRDefault="000D53B8" w:rsidP="000D53B8">
      <w:pPr>
        <w:pStyle w:val="Listenabsatz"/>
        <w:numPr>
          <w:ilvl w:val="0"/>
          <w:numId w:val="25"/>
        </w:numPr>
      </w:pPr>
      <w:r>
        <w:t>Datenspeicherung und -verarbeitung</w:t>
      </w:r>
    </w:p>
    <w:p w14:paraId="27139AC2" w14:textId="0C53668F" w:rsidR="000D53B8" w:rsidRDefault="000D53B8" w:rsidP="003D23BE"/>
    <w:p w14:paraId="76923FD5" w14:textId="63A7BDF2" w:rsidR="00BD5F91" w:rsidRDefault="00BD5F91">
      <w:r>
        <w:br w:type="page"/>
      </w:r>
    </w:p>
    <w:p w14:paraId="651D2796" w14:textId="2B39CC35" w:rsidR="00A066FE" w:rsidRDefault="00430F9E" w:rsidP="00C8604D">
      <w:pPr>
        <w:jc w:val="center"/>
      </w:pPr>
      <w:r>
        <w:rPr>
          <w:noProof/>
        </w:rPr>
        <w:lastRenderedPageBreak/>
        <w:drawing>
          <wp:inline distT="0" distB="0" distL="0" distR="0" wp14:anchorId="7F3ACA96" wp14:editId="59A49ECE">
            <wp:extent cx="5762625" cy="3905250"/>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3905250"/>
                    </a:xfrm>
                    <a:prstGeom prst="rect">
                      <a:avLst/>
                    </a:prstGeom>
                    <a:noFill/>
                    <a:ln>
                      <a:noFill/>
                    </a:ln>
                  </pic:spPr>
                </pic:pic>
              </a:graphicData>
            </a:graphic>
          </wp:inline>
        </w:drawing>
      </w:r>
    </w:p>
    <w:p w14:paraId="66B69D8B" w14:textId="60696AE8" w:rsidR="00701113" w:rsidRDefault="00701113" w:rsidP="00701113">
      <w:pPr>
        <w:pStyle w:val="Beschriftung"/>
        <w:jc w:val="center"/>
      </w:pPr>
      <w:r>
        <w:t xml:space="preserve">Abbildung </w:t>
      </w:r>
      <w:fldSimple w:instr=" SEQ Abbildung \* ARABIC ">
        <w:r w:rsidR="00281768">
          <w:rPr>
            <w:noProof/>
          </w:rPr>
          <w:t>2</w:t>
        </w:r>
      </w:fldSimple>
      <w:r>
        <w:t xml:space="preserve">: </w:t>
      </w:r>
      <w:r w:rsidRPr="00B17FF7">
        <w:t>MS Visual Studio - Komponenten-Auswahl (Teil 1)</w:t>
      </w:r>
    </w:p>
    <w:p w14:paraId="09ABCA59" w14:textId="77777777" w:rsidR="00701113" w:rsidRPr="00701113" w:rsidRDefault="00701113" w:rsidP="00701113"/>
    <w:p w14:paraId="0D1EA5A2" w14:textId="7B1D7AFC" w:rsidR="00430F9E" w:rsidRDefault="00430F9E" w:rsidP="00C8604D">
      <w:pPr>
        <w:jc w:val="center"/>
      </w:pPr>
      <w:r>
        <w:rPr>
          <w:noProof/>
        </w:rPr>
        <w:drawing>
          <wp:inline distT="0" distB="0" distL="0" distR="0" wp14:anchorId="2A665B82" wp14:editId="47093839">
            <wp:extent cx="5762625" cy="39052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905250"/>
                    </a:xfrm>
                    <a:prstGeom prst="rect">
                      <a:avLst/>
                    </a:prstGeom>
                    <a:noFill/>
                    <a:ln>
                      <a:noFill/>
                    </a:ln>
                  </pic:spPr>
                </pic:pic>
              </a:graphicData>
            </a:graphic>
          </wp:inline>
        </w:drawing>
      </w:r>
    </w:p>
    <w:p w14:paraId="0F8D085F" w14:textId="115251C7" w:rsidR="00E35480" w:rsidRDefault="00701113" w:rsidP="00701113">
      <w:pPr>
        <w:pStyle w:val="Beschriftung"/>
        <w:jc w:val="center"/>
      </w:pPr>
      <w:r>
        <w:t xml:space="preserve">Abbildung </w:t>
      </w:r>
      <w:fldSimple w:instr=" SEQ Abbildung \* ARABIC ">
        <w:r w:rsidR="00281768">
          <w:rPr>
            <w:noProof/>
          </w:rPr>
          <w:t>3</w:t>
        </w:r>
      </w:fldSimple>
      <w:r>
        <w:t xml:space="preserve">: </w:t>
      </w:r>
      <w:r w:rsidRPr="003675F0">
        <w:t xml:space="preserve">MS Visual Studio - Komponenten-Auswahl (Teil </w:t>
      </w:r>
      <w:r>
        <w:t>2</w:t>
      </w:r>
      <w:r w:rsidRPr="003675F0">
        <w:t>)</w:t>
      </w:r>
    </w:p>
    <w:p w14:paraId="3F38A0AB" w14:textId="596FC544" w:rsidR="00E35480" w:rsidRDefault="00E35480" w:rsidP="00E35480">
      <w:pPr>
        <w:pStyle w:val="berschrift3"/>
        <w:numPr>
          <w:ilvl w:val="2"/>
          <w:numId w:val="1"/>
        </w:numPr>
      </w:pPr>
      <w:bookmarkStart w:id="14" w:name="_Toc80273591"/>
      <w:r>
        <w:lastRenderedPageBreak/>
        <w:t xml:space="preserve">Auswahl der </w:t>
      </w:r>
      <w:r w:rsidR="003866C2">
        <w:t>Komponenten-Elemente</w:t>
      </w:r>
      <w:bookmarkEnd w:id="14"/>
    </w:p>
    <w:p w14:paraId="2FEFA6B5" w14:textId="17DB41E7" w:rsidR="006925A7" w:rsidRDefault="006925A7" w:rsidP="006925A7"/>
    <w:p w14:paraId="77E415DF" w14:textId="6DDBBD1D" w:rsidR="006925A7" w:rsidRDefault="00A14CC1" w:rsidP="003908D1">
      <w:pPr>
        <w:jc w:val="both"/>
      </w:pPr>
      <w:r>
        <w:t xml:space="preserve">Im zweiten Schritt der Komponenten-Auswahl werden die Komponenten-Elemente </w:t>
      </w:r>
      <w:r w:rsidR="00796515">
        <w:t>zusammengestellt</w:t>
      </w:r>
      <w:r w:rsidR="006925A7">
        <w:t xml:space="preserve">, welche mitinstalliert werden können oder von der Installation ausgeschlossen werden sollen. Damit ist die Individualisierung </w:t>
      </w:r>
      <w:r w:rsidR="00E0379D">
        <w:t>der ausgewählten</w:t>
      </w:r>
      <w:r w:rsidR="006925A7">
        <w:t xml:space="preserve"> Komponente</w:t>
      </w:r>
      <w:r w:rsidR="00E0379D">
        <w:t>n</w:t>
      </w:r>
      <w:r w:rsidR="006925A7">
        <w:t xml:space="preserve"> möglich.</w:t>
      </w:r>
    </w:p>
    <w:p w14:paraId="01542C0D" w14:textId="6DFA6307" w:rsidR="00AF0BCC" w:rsidRDefault="006925A7" w:rsidP="004B1EC5">
      <w:pPr>
        <w:jc w:val="both"/>
      </w:pPr>
      <w:r>
        <w:t>Fortfolgend werden die notwendigen Elemente der Komponenten für die Programmierung von Web-Apps aufgelistet.</w:t>
      </w:r>
      <w:r w:rsidR="003908D1">
        <w:t xml:space="preserve"> </w:t>
      </w:r>
      <w:r w:rsidR="00AF0BCC">
        <w:t>Für die Folgenden Komponenten werden die aufgelisteten</w:t>
      </w:r>
      <w:r w:rsidR="00BF6727">
        <w:t xml:space="preserve"> optionalen</w:t>
      </w:r>
      <w:r w:rsidR="00AF0BCC">
        <w:t xml:space="preserve"> Elemente ausgewählt:</w:t>
      </w:r>
    </w:p>
    <w:p w14:paraId="2AA23A7E" w14:textId="26ECF30C" w:rsidR="00173EDE" w:rsidRPr="00AF0BCC" w:rsidRDefault="00AF0BCC" w:rsidP="00AF0BCC">
      <w:pPr>
        <w:pStyle w:val="Listenabsatz"/>
        <w:numPr>
          <w:ilvl w:val="0"/>
          <w:numId w:val="26"/>
        </w:numPr>
        <w:rPr>
          <w:b/>
          <w:bCs/>
        </w:rPr>
      </w:pPr>
      <w:r w:rsidRPr="00AF0BCC">
        <w:rPr>
          <w:b/>
          <w:bCs/>
        </w:rPr>
        <w:t>ASP.NET und Webentwicklung</w:t>
      </w:r>
    </w:p>
    <w:p w14:paraId="6B34E148" w14:textId="786BD3E8" w:rsidR="00AF0BCC" w:rsidRDefault="00AF0BCC" w:rsidP="00AF0BCC">
      <w:pPr>
        <w:pStyle w:val="Listenabsatz"/>
        <w:numPr>
          <w:ilvl w:val="1"/>
          <w:numId w:val="26"/>
        </w:numPr>
      </w:pPr>
      <w:r>
        <w:t>Entwicklungstools für .NET Framework 4-4.6</w:t>
      </w:r>
    </w:p>
    <w:p w14:paraId="5BAD5A8C" w14:textId="2D8BAE6B" w:rsidR="00AF0BCC" w:rsidRDefault="00AF0BCC" w:rsidP="00AF0BCC">
      <w:pPr>
        <w:pStyle w:val="Listenabsatz"/>
        <w:numPr>
          <w:ilvl w:val="1"/>
          <w:numId w:val="26"/>
        </w:numPr>
      </w:pPr>
      <w:r>
        <w:t>Cloudtools für die Webentwicklung</w:t>
      </w:r>
    </w:p>
    <w:p w14:paraId="62AF0F31" w14:textId="5B8D1994" w:rsidR="00AF0BCC" w:rsidRDefault="00AF0BCC" w:rsidP="00AF0BCC">
      <w:pPr>
        <w:pStyle w:val="Listenabsatz"/>
        <w:numPr>
          <w:ilvl w:val="1"/>
          <w:numId w:val="26"/>
        </w:numPr>
      </w:pPr>
      <w:r>
        <w:t>.NET-Profilerstellungstools</w:t>
      </w:r>
    </w:p>
    <w:p w14:paraId="4F1B19E8" w14:textId="3B6F63D6" w:rsidR="00AF0BCC" w:rsidRDefault="00AF0BCC" w:rsidP="00AF0BCC">
      <w:pPr>
        <w:pStyle w:val="Listenabsatz"/>
        <w:numPr>
          <w:ilvl w:val="1"/>
          <w:numId w:val="26"/>
        </w:numPr>
      </w:pPr>
      <w:r>
        <w:t>Entity Framework 6-Tools</w:t>
      </w:r>
    </w:p>
    <w:p w14:paraId="3B55D791" w14:textId="4095DFED" w:rsidR="00AF0BCC" w:rsidRDefault="00AF0BCC" w:rsidP="00AF0BCC">
      <w:pPr>
        <w:pStyle w:val="Listenabsatz"/>
        <w:numPr>
          <w:ilvl w:val="1"/>
          <w:numId w:val="26"/>
        </w:numPr>
      </w:pPr>
      <w:r>
        <w:t>Erweiterte ASP.NET-Features</w:t>
      </w:r>
    </w:p>
    <w:p w14:paraId="31D21A2B" w14:textId="5A4D0531" w:rsidR="00AF0BCC" w:rsidRDefault="00AF0BCC" w:rsidP="00AF0BCC">
      <w:pPr>
        <w:pStyle w:val="Listenabsatz"/>
        <w:numPr>
          <w:ilvl w:val="1"/>
          <w:numId w:val="26"/>
        </w:numPr>
      </w:pPr>
      <w:r>
        <w:t>Developer Analytics Tools</w:t>
      </w:r>
    </w:p>
    <w:p w14:paraId="57CD0CAE" w14:textId="7985F73C" w:rsidR="00AF0BCC" w:rsidRDefault="00AF0BCC" w:rsidP="00AF0BCC">
      <w:pPr>
        <w:pStyle w:val="Listenabsatz"/>
        <w:numPr>
          <w:ilvl w:val="1"/>
          <w:numId w:val="26"/>
        </w:numPr>
      </w:pPr>
      <w:r>
        <w:t>Web Deploy</w:t>
      </w:r>
    </w:p>
    <w:p w14:paraId="236AA538" w14:textId="4D53D111" w:rsidR="00AF0BCC" w:rsidRDefault="00AF0BCC" w:rsidP="00AF0BCC">
      <w:pPr>
        <w:pStyle w:val="Listenabsatz"/>
        <w:numPr>
          <w:ilvl w:val="1"/>
          <w:numId w:val="26"/>
        </w:numPr>
      </w:pPr>
      <w:r>
        <w:t>.NET-Debuggen mit WSL 2</w:t>
      </w:r>
    </w:p>
    <w:p w14:paraId="23885C3C" w14:textId="72CAF3EE" w:rsidR="00AF0BCC" w:rsidRPr="00173EDE" w:rsidRDefault="00AF0BCC" w:rsidP="00AF0BCC">
      <w:pPr>
        <w:pStyle w:val="Listenabsatz"/>
        <w:numPr>
          <w:ilvl w:val="1"/>
          <w:numId w:val="26"/>
        </w:numPr>
      </w:pPr>
      <w:r>
        <w:t>IntelliCode</w:t>
      </w:r>
    </w:p>
    <w:p w14:paraId="226985DF" w14:textId="040E083A" w:rsidR="00430F9E" w:rsidRDefault="00430F9E" w:rsidP="00253F81">
      <w:pPr>
        <w:jc w:val="center"/>
      </w:pPr>
      <w:r>
        <w:rPr>
          <w:noProof/>
        </w:rPr>
        <w:drawing>
          <wp:inline distT="0" distB="0" distL="0" distR="0" wp14:anchorId="3E0B3A9D" wp14:editId="522FBAAD">
            <wp:extent cx="5762625" cy="39052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905250"/>
                    </a:xfrm>
                    <a:prstGeom prst="rect">
                      <a:avLst/>
                    </a:prstGeom>
                    <a:noFill/>
                    <a:ln>
                      <a:noFill/>
                    </a:ln>
                  </pic:spPr>
                </pic:pic>
              </a:graphicData>
            </a:graphic>
          </wp:inline>
        </w:drawing>
      </w:r>
    </w:p>
    <w:p w14:paraId="5A70E5DA" w14:textId="5DE18840" w:rsidR="006257A3" w:rsidRDefault="00072154" w:rsidP="00072154">
      <w:pPr>
        <w:pStyle w:val="Beschriftung"/>
        <w:jc w:val="center"/>
      </w:pPr>
      <w:r>
        <w:t xml:space="preserve">Abbildung </w:t>
      </w:r>
      <w:fldSimple w:instr=" SEQ Abbildung \* ARABIC ">
        <w:r w:rsidR="00281768">
          <w:rPr>
            <w:noProof/>
          </w:rPr>
          <w:t>4</w:t>
        </w:r>
      </w:fldSimple>
      <w:r w:rsidRPr="003204C9">
        <w:t>: MS Visual Studio</w:t>
      </w:r>
      <w:r>
        <w:t xml:space="preserve"> -</w:t>
      </w:r>
      <w:r w:rsidRPr="003204C9">
        <w:t xml:space="preserve"> Kompon</w:t>
      </w:r>
      <w:r w:rsidR="00402925">
        <w:t>en</w:t>
      </w:r>
      <w:r w:rsidRPr="003204C9">
        <w:t>ten-Elemente von</w:t>
      </w:r>
      <w:r>
        <w:t xml:space="preserve"> ASP.NET und Webentwicklung</w:t>
      </w:r>
    </w:p>
    <w:p w14:paraId="295E511E" w14:textId="382ECDF0" w:rsidR="00BF6727" w:rsidRDefault="00BF6727" w:rsidP="006257A3">
      <w:r>
        <w:br w:type="page"/>
      </w:r>
    </w:p>
    <w:p w14:paraId="0E9D3E21" w14:textId="73B3EB3E" w:rsidR="00BF6727" w:rsidRPr="00BF6727" w:rsidRDefault="00BF6727" w:rsidP="00BF6727">
      <w:pPr>
        <w:pStyle w:val="Listenabsatz"/>
        <w:numPr>
          <w:ilvl w:val="0"/>
          <w:numId w:val="26"/>
        </w:numPr>
        <w:rPr>
          <w:b/>
          <w:bCs/>
        </w:rPr>
      </w:pPr>
      <w:r w:rsidRPr="00BF6727">
        <w:rPr>
          <w:b/>
          <w:bCs/>
        </w:rPr>
        <w:lastRenderedPageBreak/>
        <w:t>Node.js-Entwicklung</w:t>
      </w:r>
    </w:p>
    <w:p w14:paraId="5854B0EB" w14:textId="60567D1D" w:rsidR="00BF6727" w:rsidRDefault="00BF6727" w:rsidP="00BF6727">
      <w:pPr>
        <w:pStyle w:val="Listenabsatz"/>
        <w:numPr>
          <w:ilvl w:val="1"/>
          <w:numId w:val="26"/>
        </w:numPr>
      </w:pPr>
      <w:r>
        <w:t>Web Deploy</w:t>
      </w:r>
    </w:p>
    <w:p w14:paraId="710A9BAC" w14:textId="0515B211" w:rsidR="00BF6727" w:rsidRDefault="00BF6727" w:rsidP="00BF6727">
      <w:pPr>
        <w:pStyle w:val="Listenabsatz"/>
        <w:numPr>
          <w:ilvl w:val="1"/>
          <w:numId w:val="26"/>
        </w:numPr>
      </w:pPr>
      <w:r>
        <w:t>Live</w:t>
      </w:r>
      <w:r w:rsidR="005D12D8">
        <w:t xml:space="preserve"> Share</w:t>
      </w:r>
    </w:p>
    <w:p w14:paraId="2C5CF57E" w14:textId="2F22B666" w:rsidR="005D12D8" w:rsidRDefault="005D12D8" w:rsidP="00BF6727">
      <w:pPr>
        <w:pStyle w:val="Listenabsatz"/>
        <w:numPr>
          <w:ilvl w:val="1"/>
          <w:numId w:val="26"/>
        </w:numPr>
      </w:pPr>
      <w:r>
        <w:t>IntelliCode</w:t>
      </w:r>
    </w:p>
    <w:p w14:paraId="61BC2F6F" w14:textId="3EE3EAC2" w:rsidR="005D12D8" w:rsidRDefault="005D12D8" w:rsidP="00BF6727">
      <w:pPr>
        <w:pStyle w:val="Listenabsatz"/>
        <w:numPr>
          <w:ilvl w:val="1"/>
          <w:numId w:val="26"/>
        </w:numPr>
      </w:pPr>
      <w:r>
        <w:t>Konnektivitäts- und Veröffentlichungstools</w:t>
      </w:r>
    </w:p>
    <w:p w14:paraId="48B1DB6F" w14:textId="6C01E56B" w:rsidR="005D12D8" w:rsidRDefault="005D12D8" w:rsidP="00BF6727">
      <w:pPr>
        <w:pStyle w:val="Listenabsatz"/>
        <w:numPr>
          <w:ilvl w:val="1"/>
          <w:numId w:val="26"/>
        </w:numPr>
      </w:pPr>
      <w:r>
        <w:t>Developer Analytics Tools</w:t>
      </w:r>
    </w:p>
    <w:p w14:paraId="1FCB31C2" w14:textId="3B3FBF6E" w:rsidR="005D12D8" w:rsidRDefault="00160DBE" w:rsidP="00BF6727">
      <w:pPr>
        <w:pStyle w:val="Listenabsatz"/>
        <w:numPr>
          <w:ilvl w:val="1"/>
          <w:numId w:val="26"/>
        </w:numPr>
      </w:pPr>
      <w:r>
        <w:t>C++-Kernfeatures</w:t>
      </w:r>
    </w:p>
    <w:p w14:paraId="1AFB66E0" w14:textId="79506815" w:rsidR="00430F9E" w:rsidRPr="00402925" w:rsidRDefault="00160DBE" w:rsidP="00533EC6">
      <w:pPr>
        <w:pStyle w:val="Listenabsatz"/>
        <w:numPr>
          <w:ilvl w:val="1"/>
          <w:numId w:val="26"/>
        </w:numPr>
      </w:pPr>
      <w:r w:rsidRPr="00402925">
        <w:t>MSVC v142 – VS 2019 C++-x64/x86-Buildtools</w:t>
      </w:r>
    </w:p>
    <w:p w14:paraId="667CA9EC" w14:textId="76AC95B7" w:rsidR="00430F9E" w:rsidRDefault="00430F9E" w:rsidP="00253F81">
      <w:pPr>
        <w:jc w:val="center"/>
      </w:pPr>
      <w:r>
        <w:rPr>
          <w:noProof/>
        </w:rPr>
        <w:drawing>
          <wp:inline distT="0" distB="0" distL="0" distR="0" wp14:anchorId="4FF3229D" wp14:editId="780446F1">
            <wp:extent cx="5762625" cy="39052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905250"/>
                    </a:xfrm>
                    <a:prstGeom prst="rect">
                      <a:avLst/>
                    </a:prstGeom>
                    <a:noFill/>
                    <a:ln>
                      <a:noFill/>
                    </a:ln>
                  </pic:spPr>
                </pic:pic>
              </a:graphicData>
            </a:graphic>
          </wp:inline>
        </w:drawing>
      </w:r>
    </w:p>
    <w:p w14:paraId="55F877A7" w14:textId="088792DA" w:rsidR="00253F81" w:rsidRDefault="00072154" w:rsidP="00072154">
      <w:pPr>
        <w:pStyle w:val="Beschriftung"/>
        <w:jc w:val="center"/>
      </w:pPr>
      <w:r>
        <w:t xml:space="preserve">Abbildung </w:t>
      </w:r>
      <w:fldSimple w:instr=" SEQ Abbildung \* ARABIC ">
        <w:r w:rsidR="00281768">
          <w:rPr>
            <w:noProof/>
          </w:rPr>
          <w:t>5</w:t>
        </w:r>
      </w:fldSimple>
      <w:r w:rsidRPr="00866668">
        <w:t>: MS Visual Studio - Kompon</w:t>
      </w:r>
      <w:r w:rsidR="00796515">
        <w:t>en</w:t>
      </w:r>
      <w:r w:rsidRPr="00866668">
        <w:t>ten-Elemente von</w:t>
      </w:r>
      <w:r>
        <w:t xml:space="preserve"> Node.js-Entwicklung</w:t>
      </w:r>
    </w:p>
    <w:p w14:paraId="524C424B" w14:textId="5298064B" w:rsidR="00253F81" w:rsidRDefault="00253F81">
      <w:r>
        <w:br w:type="page"/>
      </w:r>
    </w:p>
    <w:p w14:paraId="2D365D4A" w14:textId="798AA882" w:rsidR="00253F81" w:rsidRPr="00253F81" w:rsidRDefault="00253F81" w:rsidP="00253F81">
      <w:pPr>
        <w:pStyle w:val="Listenabsatz"/>
        <w:numPr>
          <w:ilvl w:val="0"/>
          <w:numId w:val="26"/>
        </w:numPr>
        <w:rPr>
          <w:b/>
          <w:bCs/>
        </w:rPr>
      </w:pPr>
      <w:r w:rsidRPr="00253F81">
        <w:rPr>
          <w:b/>
          <w:bCs/>
        </w:rPr>
        <w:lastRenderedPageBreak/>
        <w:t>.NET-Desktopentwicklung</w:t>
      </w:r>
    </w:p>
    <w:p w14:paraId="576F6B87" w14:textId="5D35D18E" w:rsidR="00253F81" w:rsidRDefault="00253F81" w:rsidP="00253F81">
      <w:pPr>
        <w:pStyle w:val="Listenabsatz"/>
        <w:numPr>
          <w:ilvl w:val="1"/>
          <w:numId w:val="26"/>
        </w:numPr>
      </w:pPr>
      <w:r>
        <w:t>.NET-Entwicklungstools</w:t>
      </w:r>
    </w:p>
    <w:p w14:paraId="74B51E28" w14:textId="1B78F9B0" w:rsidR="00253F81" w:rsidRDefault="00253F81" w:rsidP="00253F81">
      <w:pPr>
        <w:pStyle w:val="Listenabsatz"/>
        <w:numPr>
          <w:ilvl w:val="1"/>
          <w:numId w:val="26"/>
        </w:numPr>
      </w:pPr>
      <w:r>
        <w:t>Entwicklungstools für .NET Framework 4-4.6</w:t>
      </w:r>
    </w:p>
    <w:p w14:paraId="0B0F9EBF" w14:textId="7E1B0682" w:rsidR="00253F81" w:rsidRDefault="00253F81" w:rsidP="00253F81">
      <w:pPr>
        <w:pStyle w:val="Listenabsatz"/>
        <w:numPr>
          <w:ilvl w:val="1"/>
          <w:numId w:val="26"/>
        </w:numPr>
      </w:pPr>
      <w:r>
        <w:t>Blend for Visual Studio</w:t>
      </w:r>
    </w:p>
    <w:p w14:paraId="6DD597BE" w14:textId="1CFCC20E" w:rsidR="007F1E7E" w:rsidRDefault="007F1E7E" w:rsidP="00253F81">
      <w:pPr>
        <w:pStyle w:val="Listenabsatz"/>
        <w:numPr>
          <w:ilvl w:val="1"/>
          <w:numId w:val="26"/>
        </w:numPr>
      </w:pPr>
      <w:r>
        <w:t>Entity Framework 6-Tools</w:t>
      </w:r>
    </w:p>
    <w:p w14:paraId="27AD6283" w14:textId="5864A881" w:rsidR="007F1E7E" w:rsidRDefault="007F1E7E" w:rsidP="00253F81">
      <w:pPr>
        <w:pStyle w:val="Listenabsatz"/>
        <w:numPr>
          <w:ilvl w:val="1"/>
          <w:numId w:val="26"/>
        </w:numPr>
      </w:pPr>
      <w:r>
        <w:t>.NET-Profilerstellungstools</w:t>
      </w:r>
    </w:p>
    <w:p w14:paraId="28A13C66" w14:textId="5E6E6623" w:rsidR="007F1E7E" w:rsidRDefault="007F1E7E" w:rsidP="00253F81">
      <w:pPr>
        <w:pStyle w:val="Listenabsatz"/>
        <w:numPr>
          <w:ilvl w:val="1"/>
          <w:numId w:val="26"/>
        </w:numPr>
      </w:pPr>
      <w:r>
        <w:t>IntelliCode</w:t>
      </w:r>
    </w:p>
    <w:p w14:paraId="4C513F5B" w14:textId="1B94B8AE" w:rsidR="007F1E7E" w:rsidRDefault="007F1E7E" w:rsidP="00253F81">
      <w:pPr>
        <w:pStyle w:val="Listenabsatz"/>
        <w:numPr>
          <w:ilvl w:val="1"/>
          <w:numId w:val="26"/>
        </w:numPr>
      </w:pPr>
      <w:r>
        <w:t>Just-in-Time-Debugger</w:t>
      </w:r>
    </w:p>
    <w:p w14:paraId="337DA0A3" w14:textId="33BEC515" w:rsidR="007F1E7E" w:rsidRDefault="007F1E7E" w:rsidP="00253F81">
      <w:pPr>
        <w:pStyle w:val="Listenabsatz"/>
        <w:numPr>
          <w:ilvl w:val="1"/>
          <w:numId w:val="26"/>
        </w:numPr>
      </w:pPr>
      <w:r>
        <w:t>Live Share</w:t>
      </w:r>
    </w:p>
    <w:p w14:paraId="389B884D" w14:textId="53AD57F6" w:rsidR="00724456" w:rsidRDefault="00724456" w:rsidP="00253F81">
      <w:pPr>
        <w:pStyle w:val="Listenabsatz"/>
        <w:numPr>
          <w:ilvl w:val="1"/>
          <w:numId w:val="26"/>
        </w:numPr>
      </w:pPr>
      <w:r>
        <w:t>ML.NET Model Builder (Vorschau)</w:t>
      </w:r>
    </w:p>
    <w:p w14:paraId="3C1459A0" w14:textId="7007FE85" w:rsidR="005D36CB" w:rsidRDefault="005D36CB" w:rsidP="00253F81">
      <w:pPr>
        <w:pStyle w:val="Listenabsatz"/>
        <w:numPr>
          <w:ilvl w:val="1"/>
          <w:numId w:val="26"/>
        </w:numPr>
      </w:pPr>
      <w:r>
        <w:t>SQL Server Express 2016 LocalDB</w:t>
      </w:r>
    </w:p>
    <w:p w14:paraId="7DBC1978" w14:textId="449D7B41" w:rsidR="005D36CB" w:rsidRDefault="005D36CB" w:rsidP="00253F81">
      <w:pPr>
        <w:pStyle w:val="Listenabsatz"/>
        <w:numPr>
          <w:ilvl w:val="1"/>
          <w:numId w:val="26"/>
        </w:numPr>
      </w:pPr>
      <w:r>
        <w:t>MSIX Packaging Tools</w:t>
      </w:r>
    </w:p>
    <w:p w14:paraId="6196DECF" w14:textId="7078FFA6" w:rsidR="00253F81" w:rsidRDefault="005D36CB" w:rsidP="00083E88">
      <w:pPr>
        <w:pStyle w:val="Listenabsatz"/>
        <w:numPr>
          <w:ilvl w:val="1"/>
          <w:numId w:val="26"/>
        </w:numPr>
      </w:pPr>
      <w:r>
        <w:t>JavaScript-Diagnose</w:t>
      </w:r>
    </w:p>
    <w:p w14:paraId="6CF47352" w14:textId="6139C9E3" w:rsidR="00C8604D" w:rsidRDefault="00C8604D" w:rsidP="00C8604D">
      <w:pPr>
        <w:jc w:val="center"/>
      </w:pPr>
      <w:r>
        <w:rPr>
          <w:noProof/>
        </w:rPr>
        <w:drawing>
          <wp:inline distT="0" distB="0" distL="0" distR="0" wp14:anchorId="0102FB36" wp14:editId="587C54A4">
            <wp:extent cx="5760720" cy="3903959"/>
            <wp:effectExtent l="0" t="0" r="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903959"/>
                    </a:xfrm>
                    <a:prstGeom prst="rect">
                      <a:avLst/>
                    </a:prstGeom>
                    <a:noFill/>
                    <a:ln>
                      <a:noFill/>
                    </a:ln>
                  </pic:spPr>
                </pic:pic>
              </a:graphicData>
            </a:graphic>
          </wp:inline>
        </w:drawing>
      </w:r>
    </w:p>
    <w:p w14:paraId="372BED53" w14:textId="708BE0BA" w:rsidR="00430F9E" w:rsidRDefault="009C0DE8" w:rsidP="00F638EC">
      <w:pPr>
        <w:pStyle w:val="Beschriftung"/>
        <w:jc w:val="center"/>
      </w:pPr>
      <w:r>
        <w:t xml:space="preserve">Abbildung </w:t>
      </w:r>
      <w:fldSimple w:instr=" SEQ Abbildung \* ARABIC ">
        <w:r w:rsidR="00281768">
          <w:rPr>
            <w:noProof/>
          </w:rPr>
          <w:t>6</w:t>
        </w:r>
      </w:fldSimple>
      <w:r w:rsidRPr="00C666BA">
        <w:t>: MS Visual Studio - Kompon</w:t>
      </w:r>
      <w:r w:rsidR="00796515">
        <w:t>en</w:t>
      </w:r>
      <w:r w:rsidRPr="00C666BA">
        <w:t>ten-Elemente von</w:t>
      </w:r>
      <w:r>
        <w:t>.NET-Desktopentwicklung</w:t>
      </w:r>
    </w:p>
    <w:p w14:paraId="0F1BAA9C" w14:textId="76A0E75C" w:rsidR="00724456" w:rsidRDefault="00724456">
      <w:r>
        <w:br w:type="page"/>
      </w:r>
    </w:p>
    <w:p w14:paraId="15D8A857" w14:textId="44DBF022" w:rsidR="00724456" w:rsidRPr="00A42084" w:rsidRDefault="00A42084" w:rsidP="00A42084">
      <w:pPr>
        <w:pStyle w:val="Listenabsatz"/>
        <w:numPr>
          <w:ilvl w:val="0"/>
          <w:numId w:val="26"/>
        </w:numPr>
      </w:pPr>
      <w:r>
        <w:rPr>
          <w:b/>
          <w:bCs/>
        </w:rPr>
        <w:lastRenderedPageBreak/>
        <w:t>Entwicklung für die universelle Windows-Plattform</w:t>
      </w:r>
    </w:p>
    <w:p w14:paraId="44983286" w14:textId="0C854DBF" w:rsidR="00A42084" w:rsidRDefault="00A42084" w:rsidP="00A42084">
      <w:pPr>
        <w:pStyle w:val="Listenabsatz"/>
        <w:numPr>
          <w:ilvl w:val="1"/>
          <w:numId w:val="26"/>
        </w:numPr>
      </w:pPr>
      <w:r>
        <w:t>IntelliCode</w:t>
      </w:r>
    </w:p>
    <w:p w14:paraId="710453A7" w14:textId="53B30AD1" w:rsidR="00A42084" w:rsidRDefault="00A42084" w:rsidP="00A42084">
      <w:pPr>
        <w:pStyle w:val="Listenabsatz"/>
        <w:numPr>
          <w:ilvl w:val="1"/>
          <w:numId w:val="26"/>
        </w:numPr>
      </w:pPr>
      <w:r>
        <w:t>Grafikdebugger und GPU-Profiler</w:t>
      </w:r>
      <w:r w:rsidR="00083E88">
        <w:t xml:space="preserve"> für DirectX</w:t>
      </w:r>
    </w:p>
    <w:p w14:paraId="16B2D6C2" w14:textId="02A723CA" w:rsidR="00083E88" w:rsidRDefault="00083E88" w:rsidP="00A42084">
      <w:pPr>
        <w:pStyle w:val="Listenabsatz"/>
        <w:numPr>
          <w:ilvl w:val="1"/>
          <w:numId w:val="26"/>
        </w:numPr>
      </w:pPr>
      <w:r>
        <w:t>Windows 10 SDK (10.0.18362.0)</w:t>
      </w:r>
    </w:p>
    <w:p w14:paraId="4367BA6E" w14:textId="427EA20D" w:rsidR="00430F9E" w:rsidRDefault="00430F9E" w:rsidP="00C8604D">
      <w:pPr>
        <w:jc w:val="center"/>
      </w:pPr>
      <w:r>
        <w:rPr>
          <w:noProof/>
        </w:rPr>
        <w:drawing>
          <wp:inline distT="0" distB="0" distL="0" distR="0" wp14:anchorId="6E5BF80F" wp14:editId="6FE036F4">
            <wp:extent cx="5762625" cy="390525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905250"/>
                    </a:xfrm>
                    <a:prstGeom prst="rect">
                      <a:avLst/>
                    </a:prstGeom>
                    <a:noFill/>
                    <a:ln>
                      <a:noFill/>
                    </a:ln>
                  </pic:spPr>
                </pic:pic>
              </a:graphicData>
            </a:graphic>
          </wp:inline>
        </w:drawing>
      </w:r>
    </w:p>
    <w:p w14:paraId="0200F13B" w14:textId="101E6CD5" w:rsidR="000F14E8" w:rsidRDefault="00C8604D" w:rsidP="00C8604D">
      <w:pPr>
        <w:pStyle w:val="Beschriftung"/>
        <w:jc w:val="center"/>
      </w:pPr>
      <w:r>
        <w:t xml:space="preserve">Abbildung </w:t>
      </w:r>
      <w:fldSimple w:instr=" SEQ Abbildung \* ARABIC ">
        <w:r w:rsidR="00281768">
          <w:rPr>
            <w:noProof/>
          </w:rPr>
          <w:t>7</w:t>
        </w:r>
      </w:fldSimple>
      <w:r w:rsidRPr="000B5471">
        <w:t>: MS Visual Studio - Komponten-Elemente von</w:t>
      </w:r>
      <w:r>
        <w:t xml:space="preserve"> Entwicklung für die universelle Windows-Plattform</w:t>
      </w:r>
    </w:p>
    <w:p w14:paraId="2E86C017" w14:textId="0283F6C5" w:rsidR="00083E88" w:rsidRPr="00C060FD" w:rsidRDefault="00083E88">
      <w:r>
        <w:br w:type="page"/>
      </w:r>
    </w:p>
    <w:p w14:paraId="423D0597" w14:textId="11ED48E3" w:rsidR="00083E88" w:rsidRPr="00C060FD" w:rsidRDefault="00C060FD" w:rsidP="008933C4">
      <w:pPr>
        <w:pStyle w:val="Listenabsatz"/>
        <w:numPr>
          <w:ilvl w:val="0"/>
          <w:numId w:val="26"/>
        </w:numPr>
      </w:pPr>
      <w:r>
        <w:rPr>
          <w:b/>
          <w:bCs/>
        </w:rPr>
        <w:lastRenderedPageBreak/>
        <w:t>Datenspeicherung und -verarbeitung</w:t>
      </w:r>
    </w:p>
    <w:p w14:paraId="5711F991" w14:textId="028BBB11" w:rsidR="00C060FD" w:rsidRDefault="00C060FD" w:rsidP="00C060FD">
      <w:pPr>
        <w:pStyle w:val="Listenabsatz"/>
        <w:numPr>
          <w:ilvl w:val="1"/>
          <w:numId w:val="26"/>
        </w:numPr>
      </w:pPr>
      <w:r>
        <w:t>SQL Server Data Tools</w:t>
      </w:r>
    </w:p>
    <w:p w14:paraId="45943745" w14:textId="14A57878" w:rsidR="00C060FD" w:rsidRPr="00FD663A" w:rsidRDefault="00C060FD" w:rsidP="00C060FD">
      <w:pPr>
        <w:pStyle w:val="Listenabsatz"/>
        <w:numPr>
          <w:ilvl w:val="1"/>
          <w:numId w:val="26"/>
        </w:numPr>
      </w:pPr>
      <w:r w:rsidRPr="00FD663A">
        <w:t>Azure Data Lake- und Stream Analytics-Tools</w:t>
      </w:r>
    </w:p>
    <w:p w14:paraId="2B0B4413" w14:textId="16A69898" w:rsidR="00C060FD" w:rsidRPr="00C060FD" w:rsidRDefault="00C060FD" w:rsidP="00C060FD">
      <w:pPr>
        <w:pStyle w:val="Listenabsatz"/>
        <w:numPr>
          <w:ilvl w:val="1"/>
          <w:numId w:val="26"/>
        </w:numPr>
      </w:pPr>
      <w:r>
        <w:t>Entwicklungstools für .NET Framework 4-4.6</w:t>
      </w:r>
    </w:p>
    <w:p w14:paraId="38F80E02" w14:textId="4D5B0991" w:rsidR="000F14E8" w:rsidRDefault="000F14E8" w:rsidP="00A33EA1">
      <w:pPr>
        <w:jc w:val="center"/>
      </w:pPr>
      <w:r>
        <w:rPr>
          <w:noProof/>
        </w:rPr>
        <w:drawing>
          <wp:inline distT="0" distB="0" distL="0" distR="0" wp14:anchorId="5529836D" wp14:editId="66B66A2F">
            <wp:extent cx="5762625" cy="390525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905250"/>
                    </a:xfrm>
                    <a:prstGeom prst="rect">
                      <a:avLst/>
                    </a:prstGeom>
                    <a:noFill/>
                    <a:ln>
                      <a:noFill/>
                    </a:ln>
                  </pic:spPr>
                </pic:pic>
              </a:graphicData>
            </a:graphic>
          </wp:inline>
        </w:drawing>
      </w:r>
    </w:p>
    <w:p w14:paraId="388ADCAA" w14:textId="4BA6C83B" w:rsidR="000F14E8" w:rsidRDefault="00A33EA1" w:rsidP="00A33EA1">
      <w:pPr>
        <w:pStyle w:val="Beschriftung"/>
        <w:jc w:val="center"/>
      </w:pPr>
      <w:r>
        <w:t xml:space="preserve">Abbildung </w:t>
      </w:r>
      <w:fldSimple w:instr=" SEQ Abbildung \* ARABIC ">
        <w:r w:rsidR="00281768">
          <w:rPr>
            <w:noProof/>
          </w:rPr>
          <w:t>8</w:t>
        </w:r>
      </w:fldSimple>
      <w:r w:rsidRPr="00187FE0">
        <w:t>: MS Visual Studio - Kompon</w:t>
      </w:r>
      <w:r w:rsidR="00796515">
        <w:t>en</w:t>
      </w:r>
      <w:r w:rsidRPr="00187FE0">
        <w:t>ten-Elemente von</w:t>
      </w:r>
      <w:r>
        <w:t xml:space="preserve"> Datenspeicherung und -verarbeitung</w:t>
      </w:r>
    </w:p>
    <w:p w14:paraId="6DC9BEB1" w14:textId="6FA5756C" w:rsidR="00C060FD" w:rsidRDefault="00C060FD">
      <w:r>
        <w:br w:type="page"/>
      </w:r>
    </w:p>
    <w:p w14:paraId="3996AA71" w14:textId="27359ADC" w:rsidR="00C060FD" w:rsidRDefault="00C060FD" w:rsidP="00C060FD">
      <w:pPr>
        <w:pStyle w:val="Listenabsatz"/>
        <w:numPr>
          <w:ilvl w:val="0"/>
          <w:numId w:val="26"/>
        </w:numPr>
        <w:rPr>
          <w:b/>
          <w:bCs/>
        </w:rPr>
      </w:pPr>
      <w:r w:rsidRPr="00C060FD">
        <w:rPr>
          <w:b/>
          <w:bCs/>
        </w:rPr>
        <w:lastRenderedPageBreak/>
        <w:t>Mobile-Entwicklung mit .NET</w:t>
      </w:r>
    </w:p>
    <w:p w14:paraId="4E82BF6A" w14:textId="4FCB74AD" w:rsidR="00C060FD" w:rsidRPr="00C060FD" w:rsidRDefault="00C060FD" w:rsidP="00C060FD">
      <w:pPr>
        <w:pStyle w:val="Listenabsatz"/>
        <w:numPr>
          <w:ilvl w:val="1"/>
          <w:numId w:val="26"/>
        </w:numPr>
        <w:rPr>
          <w:b/>
          <w:bCs/>
        </w:rPr>
      </w:pPr>
      <w:r>
        <w:t>Android SDK-Setup (API-Ebene 30)</w:t>
      </w:r>
    </w:p>
    <w:p w14:paraId="4B47ED02" w14:textId="0A511C49" w:rsidR="00C060FD" w:rsidRPr="00C060FD" w:rsidRDefault="00C060FD" w:rsidP="00C060FD">
      <w:pPr>
        <w:pStyle w:val="Listenabsatz"/>
        <w:numPr>
          <w:ilvl w:val="1"/>
          <w:numId w:val="26"/>
        </w:numPr>
        <w:rPr>
          <w:b/>
          <w:bCs/>
        </w:rPr>
      </w:pPr>
      <w:r w:rsidRPr="00E67845">
        <w:t>IntelliCode</w:t>
      </w:r>
    </w:p>
    <w:p w14:paraId="6A233E5A" w14:textId="0FE3F7DA" w:rsidR="000F14E8" w:rsidRDefault="000F14E8" w:rsidP="00A33EA1">
      <w:pPr>
        <w:jc w:val="center"/>
      </w:pPr>
      <w:r>
        <w:rPr>
          <w:noProof/>
        </w:rPr>
        <w:drawing>
          <wp:inline distT="0" distB="0" distL="0" distR="0" wp14:anchorId="036D4D9E" wp14:editId="4557FD4B">
            <wp:extent cx="5762625" cy="390525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905250"/>
                    </a:xfrm>
                    <a:prstGeom prst="rect">
                      <a:avLst/>
                    </a:prstGeom>
                    <a:noFill/>
                    <a:ln>
                      <a:noFill/>
                    </a:ln>
                  </pic:spPr>
                </pic:pic>
              </a:graphicData>
            </a:graphic>
          </wp:inline>
        </w:drawing>
      </w:r>
    </w:p>
    <w:p w14:paraId="4A92DB35" w14:textId="6BB9AE80" w:rsidR="00FE6097" w:rsidRDefault="00A33EA1" w:rsidP="00A33EA1">
      <w:pPr>
        <w:pStyle w:val="Beschriftung"/>
        <w:jc w:val="center"/>
      </w:pPr>
      <w:r>
        <w:t xml:space="preserve">Abbildung </w:t>
      </w:r>
      <w:fldSimple w:instr=" SEQ Abbildung \* ARABIC ">
        <w:r w:rsidR="00281768">
          <w:rPr>
            <w:noProof/>
          </w:rPr>
          <w:t>9</w:t>
        </w:r>
      </w:fldSimple>
      <w:r w:rsidRPr="00304A70">
        <w:t>: MS Visual Studio - Kompon</w:t>
      </w:r>
      <w:r w:rsidR="00796515">
        <w:t>en</w:t>
      </w:r>
      <w:r w:rsidRPr="00304A70">
        <w:t>ten-Elemente von</w:t>
      </w:r>
      <w:r>
        <w:t xml:space="preserve"> Mobile-Entwicklung mit .NET</w:t>
      </w:r>
    </w:p>
    <w:p w14:paraId="503607B4" w14:textId="43D25829" w:rsidR="00026DCD" w:rsidRDefault="00026DCD">
      <w:r>
        <w:br w:type="page"/>
      </w:r>
    </w:p>
    <w:p w14:paraId="778CF994" w14:textId="5A1633DD" w:rsidR="00026DCD" w:rsidRDefault="00026DCD" w:rsidP="00026DCD">
      <w:pPr>
        <w:pStyle w:val="berschrift3"/>
        <w:numPr>
          <w:ilvl w:val="2"/>
          <w:numId w:val="1"/>
        </w:numPr>
      </w:pPr>
      <w:bookmarkStart w:id="15" w:name="_Toc80273592"/>
      <w:r>
        <w:lastRenderedPageBreak/>
        <w:t>Installationspfade</w:t>
      </w:r>
      <w:bookmarkEnd w:id="15"/>
    </w:p>
    <w:p w14:paraId="20D08CFD" w14:textId="7BBD885E" w:rsidR="00026DCD" w:rsidRDefault="00026DCD" w:rsidP="00026DCD"/>
    <w:p w14:paraId="312582C6" w14:textId="574348F2" w:rsidR="00026DCD" w:rsidRDefault="008F052B" w:rsidP="00026DCD">
      <w:r>
        <w:t>Nach erfolgreichem Abschluss der Installation teilt sich MS Visual Studio in folgende Pfade auf:</w:t>
      </w:r>
    </w:p>
    <w:p w14:paraId="092AF4AD" w14:textId="77777777" w:rsidR="00C76511" w:rsidRDefault="00C76511" w:rsidP="00C76511">
      <w:pPr>
        <w:pStyle w:val="Listenabsatz"/>
        <w:numPr>
          <w:ilvl w:val="0"/>
          <w:numId w:val="40"/>
        </w:numPr>
      </w:pPr>
      <w:r>
        <w:t>Installationspfad</w:t>
      </w:r>
    </w:p>
    <w:p w14:paraId="0468DB76" w14:textId="77777777" w:rsidR="00222C11" w:rsidRPr="00222C11" w:rsidRDefault="00222C11" w:rsidP="00222C11">
      <w:pPr>
        <w:pStyle w:val="Listenabsatz"/>
        <w:numPr>
          <w:ilvl w:val="1"/>
          <w:numId w:val="40"/>
        </w:numPr>
      </w:pPr>
      <w:r w:rsidRPr="00222C11">
        <w:t>C:\Program Files (x86)\Microsoft Visual Studio</w:t>
      </w:r>
    </w:p>
    <w:p w14:paraId="3CA928A0" w14:textId="10C00E7B" w:rsidR="00FE2D29" w:rsidRPr="00FE2D29" w:rsidRDefault="00FE2D29" w:rsidP="00FE2D29">
      <w:pPr>
        <w:pStyle w:val="Listenabsatz"/>
        <w:numPr>
          <w:ilvl w:val="0"/>
          <w:numId w:val="40"/>
        </w:numPr>
      </w:pPr>
      <w:r w:rsidRPr="00FE2D29">
        <w:t>AppData-Pfad</w:t>
      </w:r>
    </w:p>
    <w:p w14:paraId="32F83397" w14:textId="09439BA0" w:rsidR="00FE2D29" w:rsidRDefault="00FE2D29" w:rsidP="00FE2D29">
      <w:pPr>
        <w:pStyle w:val="Listenabsatz"/>
        <w:numPr>
          <w:ilvl w:val="1"/>
          <w:numId w:val="40"/>
        </w:numPr>
      </w:pPr>
      <w:r w:rsidRPr="00FE2D29">
        <w:t>C:\Users\</w:t>
      </w:r>
      <w:r w:rsidRPr="00FE2D29">
        <w:rPr>
          <w:b/>
          <w:bCs/>
          <w:color w:val="C45911" w:themeColor="accent2" w:themeShade="BF"/>
        </w:rPr>
        <w:t>&lt;user&gt;</w:t>
      </w:r>
      <w:r w:rsidRPr="002511C6">
        <w:t>\</w:t>
      </w:r>
      <w:r w:rsidRPr="00FE2D29">
        <w:t>AppData\Roaming\Visual Studio Setup</w:t>
      </w:r>
    </w:p>
    <w:p w14:paraId="01B5F377" w14:textId="29B8E269" w:rsidR="00FE2D29" w:rsidRPr="00FE2D29" w:rsidRDefault="00FE2D29" w:rsidP="00FE2D29">
      <w:pPr>
        <w:pStyle w:val="Listenabsatz"/>
        <w:numPr>
          <w:ilvl w:val="2"/>
          <w:numId w:val="40"/>
        </w:numPr>
        <w:rPr>
          <w:color w:val="C45911" w:themeColor="accent2" w:themeShade="BF"/>
        </w:rPr>
      </w:pPr>
      <w:r w:rsidRPr="007F7E4F">
        <w:rPr>
          <w:b/>
          <w:bCs/>
          <w:color w:val="C45911" w:themeColor="accent2" w:themeShade="BF"/>
        </w:rPr>
        <w:t>&lt;user&gt;</w:t>
      </w:r>
      <w:r w:rsidRPr="007F7E4F">
        <w:rPr>
          <w:color w:val="C45911" w:themeColor="accent2" w:themeShade="BF"/>
        </w:rPr>
        <w:t xml:space="preserve"> als Platzhalter für das Windows Benutzerprofil</w:t>
      </w:r>
    </w:p>
    <w:p w14:paraId="6D257843" w14:textId="77777777" w:rsidR="00F15CF9" w:rsidRDefault="00F15CF9" w:rsidP="00F15CF9">
      <w:pPr>
        <w:pStyle w:val="Listenabsatz"/>
        <w:numPr>
          <w:ilvl w:val="0"/>
          <w:numId w:val="40"/>
        </w:numPr>
      </w:pPr>
      <w:r>
        <w:t>Dokumente-Pfad</w:t>
      </w:r>
    </w:p>
    <w:p w14:paraId="5183841F" w14:textId="77777777" w:rsidR="00F15CF9" w:rsidRDefault="00F15CF9" w:rsidP="00F15CF9">
      <w:pPr>
        <w:pStyle w:val="Listenabsatz"/>
        <w:numPr>
          <w:ilvl w:val="1"/>
          <w:numId w:val="40"/>
        </w:numPr>
      </w:pPr>
      <w:r w:rsidRPr="00F15CF9">
        <w:t>C:\Users\G02545\Documents\Visual Studio 2019</w:t>
      </w:r>
    </w:p>
    <w:p w14:paraId="1B783211" w14:textId="3EB7C127" w:rsidR="00F15CF9" w:rsidRPr="00F15CF9" w:rsidRDefault="00F15CF9" w:rsidP="00F15CF9">
      <w:pPr>
        <w:pStyle w:val="Listenabsatz"/>
        <w:numPr>
          <w:ilvl w:val="2"/>
          <w:numId w:val="40"/>
        </w:numPr>
        <w:rPr>
          <w:color w:val="C45911" w:themeColor="accent2" w:themeShade="BF"/>
        </w:rPr>
      </w:pPr>
      <w:r w:rsidRPr="007F7E4F">
        <w:rPr>
          <w:b/>
          <w:bCs/>
          <w:color w:val="C45911" w:themeColor="accent2" w:themeShade="BF"/>
        </w:rPr>
        <w:t>&lt;user&gt;</w:t>
      </w:r>
      <w:r w:rsidRPr="007F7E4F">
        <w:rPr>
          <w:color w:val="C45911" w:themeColor="accent2" w:themeShade="BF"/>
        </w:rPr>
        <w:t xml:space="preserve"> als Platzhalter für das Windows Benutzerprofil</w:t>
      </w:r>
    </w:p>
    <w:p w14:paraId="396D05E5" w14:textId="77777777" w:rsidR="00C76511" w:rsidRDefault="00C76511" w:rsidP="00C76511">
      <w:pPr>
        <w:pStyle w:val="Listenabsatz"/>
        <w:numPr>
          <w:ilvl w:val="0"/>
          <w:numId w:val="40"/>
        </w:numPr>
      </w:pPr>
      <w:r>
        <w:t>Startmenü-Pfad</w:t>
      </w:r>
    </w:p>
    <w:p w14:paraId="47E2A757" w14:textId="2CF700ED" w:rsidR="00C76511" w:rsidRDefault="00C76511" w:rsidP="00C76511">
      <w:pPr>
        <w:pStyle w:val="Listenabsatz"/>
        <w:numPr>
          <w:ilvl w:val="1"/>
          <w:numId w:val="40"/>
        </w:numPr>
      </w:pPr>
      <w:r w:rsidRPr="00C76511">
        <w:t>C:\ProgramData\Microsoft\Windows\Start Menu\Programs\Visual Studio 2017</w:t>
      </w:r>
    </w:p>
    <w:p w14:paraId="1AEB49B5" w14:textId="7D154B26" w:rsidR="00C76511" w:rsidRDefault="00C76511" w:rsidP="00C76511">
      <w:pPr>
        <w:pStyle w:val="Listenabsatz"/>
        <w:numPr>
          <w:ilvl w:val="1"/>
          <w:numId w:val="40"/>
        </w:numPr>
      </w:pPr>
      <w:r w:rsidRPr="00C76511">
        <w:t>C:\ProgramData\Microsoft\Windows\Start Menu\Programs\Visual Studio 2019</w:t>
      </w:r>
    </w:p>
    <w:p w14:paraId="5D3A8A66" w14:textId="77777777" w:rsidR="00C76511" w:rsidRDefault="00C76511" w:rsidP="00C76511">
      <w:pPr>
        <w:pStyle w:val="Listenabsatz"/>
        <w:numPr>
          <w:ilvl w:val="0"/>
          <w:numId w:val="40"/>
        </w:numPr>
      </w:pPr>
      <w:r>
        <w:t>Executable-Pfad</w:t>
      </w:r>
    </w:p>
    <w:p w14:paraId="704B0D8A" w14:textId="1A54A6EA" w:rsidR="005A0CE3" w:rsidRDefault="005A0CE3" w:rsidP="00061C70">
      <w:pPr>
        <w:pStyle w:val="Listenabsatz"/>
        <w:numPr>
          <w:ilvl w:val="1"/>
          <w:numId w:val="40"/>
        </w:numPr>
      </w:pPr>
      <w:r>
        <w:t>C:\Program Files (x86)\Microsoft Visual Studio\2019\Community\Common7\</w:t>
      </w:r>
      <w:r>
        <w:br/>
        <w:t>IDE</w:t>
      </w:r>
    </w:p>
    <w:p w14:paraId="3C940DFD" w14:textId="0DD76EA1" w:rsidR="00D9766E" w:rsidRDefault="00D9766E" w:rsidP="00D9766E">
      <w:pPr>
        <w:pStyle w:val="Listenabsatz"/>
        <w:numPr>
          <w:ilvl w:val="2"/>
          <w:numId w:val="40"/>
        </w:numPr>
      </w:pPr>
      <w:r>
        <w:t>Version 2019 Community Edition</w:t>
      </w:r>
    </w:p>
    <w:p w14:paraId="6B98F664" w14:textId="55BCA1DC" w:rsidR="003E4C66" w:rsidRDefault="003E4C66" w:rsidP="003E4C66">
      <w:pPr>
        <w:pStyle w:val="Listenabsatz"/>
        <w:numPr>
          <w:ilvl w:val="1"/>
          <w:numId w:val="40"/>
        </w:numPr>
      </w:pPr>
      <w:r>
        <w:t>C:\Program Files (x86)\Microsoft Visual Studio\2019\Professional\Common7\</w:t>
      </w:r>
      <w:r>
        <w:br/>
        <w:t>IDE</w:t>
      </w:r>
    </w:p>
    <w:p w14:paraId="1CBBCC4A" w14:textId="100F68F9" w:rsidR="003E4C66" w:rsidRDefault="003E4C66" w:rsidP="003E4C66">
      <w:pPr>
        <w:pStyle w:val="Listenabsatz"/>
        <w:numPr>
          <w:ilvl w:val="2"/>
          <w:numId w:val="40"/>
        </w:numPr>
      </w:pPr>
      <w:r>
        <w:t>Version 2019 Professional Edition</w:t>
      </w:r>
    </w:p>
    <w:p w14:paraId="7B3E720C" w14:textId="4B300CF7" w:rsidR="008B5587" w:rsidRDefault="008B5587" w:rsidP="008B5587">
      <w:pPr>
        <w:pStyle w:val="Listenabsatz"/>
        <w:numPr>
          <w:ilvl w:val="1"/>
          <w:numId w:val="40"/>
        </w:numPr>
      </w:pPr>
      <w:r>
        <w:t>C:\Program Files (x86)\Microsoft Visual Studio\2019\</w:t>
      </w:r>
      <w:r w:rsidR="007511C7">
        <w:t>Enterprise</w:t>
      </w:r>
      <w:r>
        <w:t>\Common7\</w:t>
      </w:r>
      <w:r>
        <w:br/>
        <w:t>IDE</w:t>
      </w:r>
    </w:p>
    <w:p w14:paraId="3A3AC258" w14:textId="4BC74B45" w:rsidR="008B5587" w:rsidRDefault="008B5587" w:rsidP="008B5587">
      <w:pPr>
        <w:pStyle w:val="Listenabsatz"/>
        <w:numPr>
          <w:ilvl w:val="2"/>
          <w:numId w:val="40"/>
        </w:numPr>
      </w:pPr>
      <w:r>
        <w:t xml:space="preserve">Version </w:t>
      </w:r>
      <w:r w:rsidR="00D85960">
        <w:t>2019</w:t>
      </w:r>
      <w:r>
        <w:t xml:space="preserve"> Enterprise Edition</w:t>
      </w:r>
    </w:p>
    <w:p w14:paraId="665EE4D1" w14:textId="46A0D553" w:rsidR="00063488" w:rsidRDefault="00063488" w:rsidP="00063488">
      <w:pPr>
        <w:pStyle w:val="Listenabsatz"/>
        <w:numPr>
          <w:ilvl w:val="1"/>
          <w:numId w:val="40"/>
        </w:numPr>
      </w:pPr>
      <w:r>
        <w:t>C:\Program Files (x86)\Microsoft Visual Studio\2022\Community\Common7\</w:t>
      </w:r>
      <w:r>
        <w:br/>
        <w:t>IDE</w:t>
      </w:r>
    </w:p>
    <w:p w14:paraId="617D0A8E" w14:textId="11384A48" w:rsidR="00063488" w:rsidRDefault="00063488" w:rsidP="00063488">
      <w:pPr>
        <w:pStyle w:val="Listenabsatz"/>
        <w:numPr>
          <w:ilvl w:val="2"/>
          <w:numId w:val="40"/>
        </w:numPr>
      </w:pPr>
      <w:r>
        <w:t>Version 2022 Community Edition</w:t>
      </w:r>
    </w:p>
    <w:p w14:paraId="150AC141" w14:textId="7413A768" w:rsidR="00063488" w:rsidRDefault="00063488" w:rsidP="00063488">
      <w:pPr>
        <w:pStyle w:val="Listenabsatz"/>
        <w:numPr>
          <w:ilvl w:val="1"/>
          <w:numId w:val="40"/>
        </w:numPr>
      </w:pPr>
      <w:r>
        <w:t>C:\Program Files (x86)\Microsoft Visual Studio\2022\Professional\Common7\</w:t>
      </w:r>
      <w:r>
        <w:br/>
        <w:t>IDE</w:t>
      </w:r>
    </w:p>
    <w:p w14:paraId="58A4A205" w14:textId="0E6158B2" w:rsidR="00063488" w:rsidRDefault="00063488" w:rsidP="00063488">
      <w:pPr>
        <w:pStyle w:val="Listenabsatz"/>
        <w:numPr>
          <w:ilvl w:val="2"/>
          <w:numId w:val="40"/>
        </w:numPr>
      </w:pPr>
      <w:r>
        <w:t>Version 2022 Professional Edition</w:t>
      </w:r>
    </w:p>
    <w:p w14:paraId="3EE877A1" w14:textId="6FEA8336" w:rsidR="00063488" w:rsidRDefault="00063488" w:rsidP="00063488">
      <w:pPr>
        <w:pStyle w:val="Listenabsatz"/>
        <w:numPr>
          <w:ilvl w:val="1"/>
          <w:numId w:val="40"/>
        </w:numPr>
      </w:pPr>
      <w:r>
        <w:t>C:\Program Files (x86)\Microsoft Visual Studio\2022\Enterprise\Common7\</w:t>
      </w:r>
      <w:r>
        <w:br/>
        <w:t>IDE</w:t>
      </w:r>
    </w:p>
    <w:p w14:paraId="1395C951" w14:textId="1E3F795D" w:rsidR="00063488" w:rsidRDefault="00063488" w:rsidP="00063488">
      <w:pPr>
        <w:pStyle w:val="Listenabsatz"/>
        <w:numPr>
          <w:ilvl w:val="2"/>
          <w:numId w:val="40"/>
        </w:numPr>
      </w:pPr>
      <w:r>
        <w:t xml:space="preserve">Version </w:t>
      </w:r>
      <w:r w:rsidR="00D85960">
        <w:t>2022</w:t>
      </w:r>
      <w:r>
        <w:t xml:space="preserve"> Enterprise Edition</w:t>
      </w:r>
    </w:p>
    <w:p w14:paraId="37A80D02" w14:textId="470D9478" w:rsidR="00FE6097" w:rsidRDefault="00061C70" w:rsidP="00C04747">
      <w:pPr>
        <w:pStyle w:val="Listenabsatz"/>
        <w:numPr>
          <w:ilvl w:val="1"/>
          <w:numId w:val="40"/>
        </w:numPr>
      </w:pPr>
      <w:r w:rsidRPr="00061C70">
        <w:t>devenv.exe</w:t>
      </w:r>
      <w:r w:rsidR="00FE6097">
        <w:br w:type="page"/>
      </w:r>
    </w:p>
    <w:p w14:paraId="7196C2E4" w14:textId="453DE57B" w:rsidR="0058786A" w:rsidRDefault="00FE6097" w:rsidP="00FE6097">
      <w:pPr>
        <w:pStyle w:val="berschrift2"/>
        <w:numPr>
          <w:ilvl w:val="1"/>
          <w:numId w:val="1"/>
        </w:numPr>
      </w:pPr>
      <w:bookmarkStart w:id="16" w:name="_Toc80273593"/>
      <w:r>
        <w:lastRenderedPageBreak/>
        <w:t>MS Visual Studio – Plugins</w:t>
      </w:r>
      <w:bookmarkEnd w:id="16"/>
    </w:p>
    <w:p w14:paraId="6A1B9AE7" w14:textId="5ED2A741" w:rsidR="00FE6097" w:rsidRDefault="00FE6097" w:rsidP="00FE6097"/>
    <w:p w14:paraId="52675363" w14:textId="3F42BCE6" w:rsidR="006E0AAE" w:rsidRDefault="006E0AAE" w:rsidP="00FE6097">
      <w:r>
        <w:t>Um die Funktionalität von MS Visual Studio für die Programmierung von Web-Apps zu vervollständigen, ist die Installation von Plugins vorgesehen. Im MS Visual Studio – Marketplace wird eine Vielzahl von Plugins angeboten.</w:t>
      </w:r>
    </w:p>
    <w:p w14:paraId="79B85A66" w14:textId="229BA6F8" w:rsidR="00725236" w:rsidRDefault="002F6269" w:rsidP="00FE6097">
      <w:r>
        <w:t>Der Marketplace ist abrufbar über folgende</w:t>
      </w:r>
      <w:r w:rsidR="004E3BC6">
        <w:t xml:space="preserve"> zwei</w:t>
      </w:r>
      <w:r>
        <w:t xml:space="preserve"> Möglichkeiten:</w:t>
      </w:r>
    </w:p>
    <w:p w14:paraId="5DA60582" w14:textId="59C65700" w:rsidR="002F6269" w:rsidRDefault="002F6269" w:rsidP="00FE6097">
      <w:pPr>
        <w:pStyle w:val="Listenabsatz"/>
        <w:numPr>
          <w:ilvl w:val="0"/>
          <w:numId w:val="6"/>
        </w:numPr>
      </w:pPr>
      <w:r>
        <w:t>Link zur Website</w:t>
      </w:r>
    </w:p>
    <w:p w14:paraId="43A89989" w14:textId="7AC49B4F" w:rsidR="00FE6097" w:rsidRDefault="003D727F" w:rsidP="002F6269">
      <w:pPr>
        <w:pStyle w:val="Listenabsatz"/>
        <w:numPr>
          <w:ilvl w:val="1"/>
          <w:numId w:val="6"/>
        </w:numPr>
      </w:pPr>
      <w:hyperlink r:id="rId19" w:history="1">
        <w:r w:rsidR="002F6269" w:rsidRPr="00437A3C">
          <w:rPr>
            <w:rStyle w:val="Hyperlink"/>
          </w:rPr>
          <w:t>https://marketplace.visualstudio.com/</w:t>
        </w:r>
      </w:hyperlink>
      <w:r w:rsidR="00FE6097">
        <w:t xml:space="preserve"> </w:t>
      </w:r>
    </w:p>
    <w:p w14:paraId="63871F28" w14:textId="41214321" w:rsidR="002F6269" w:rsidRDefault="002F6269" w:rsidP="002F6269">
      <w:pPr>
        <w:pStyle w:val="Listenabsatz"/>
        <w:numPr>
          <w:ilvl w:val="0"/>
          <w:numId w:val="6"/>
        </w:numPr>
      </w:pPr>
      <w:r>
        <w:t>Über MS Visual Studio</w:t>
      </w:r>
    </w:p>
    <w:p w14:paraId="34191724" w14:textId="26D58396" w:rsidR="002F6269" w:rsidRDefault="002F6269" w:rsidP="002F6269">
      <w:pPr>
        <w:pStyle w:val="Listenabsatz"/>
        <w:numPr>
          <w:ilvl w:val="1"/>
          <w:numId w:val="6"/>
        </w:numPr>
      </w:pPr>
      <w:r>
        <w:t>Menüpunkt „Erweiterungen“</w:t>
      </w:r>
    </w:p>
    <w:p w14:paraId="6825E52F" w14:textId="03A4AF8D" w:rsidR="002F6269" w:rsidRDefault="002F6269" w:rsidP="002F6269">
      <w:pPr>
        <w:pStyle w:val="Listenabsatz"/>
        <w:numPr>
          <w:ilvl w:val="2"/>
          <w:numId w:val="6"/>
        </w:numPr>
      </w:pPr>
      <w:r>
        <w:t>Unterpunkt „Erweiterungen verwalten“</w:t>
      </w:r>
    </w:p>
    <w:p w14:paraId="46CC1513" w14:textId="599F476E" w:rsidR="00ED340C" w:rsidRDefault="00ED340C" w:rsidP="004B1EC5">
      <w:pPr>
        <w:jc w:val="both"/>
      </w:pPr>
      <w:r>
        <w:t>In der Installationsanleitung wird beschrieben</w:t>
      </w:r>
      <w:r w:rsidR="00962018">
        <w:t>,</w:t>
      </w:r>
      <w:r>
        <w:t xml:space="preserve"> wie die unten genannten Plugins installiert werden:</w:t>
      </w:r>
    </w:p>
    <w:p w14:paraId="28B5D326" w14:textId="42D8EF5E" w:rsidR="004E6BE7" w:rsidRDefault="006E3F3F" w:rsidP="006E3F3F">
      <w:pPr>
        <w:pStyle w:val="Listenabsatz"/>
        <w:numPr>
          <w:ilvl w:val="0"/>
          <w:numId w:val="13"/>
        </w:numPr>
      </w:pPr>
      <w:r>
        <w:t>TypeScript</w:t>
      </w:r>
      <w:r w:rsidR="00505FAD">
        <w:t xml:space="preserve"> für JavaScript</w:t>
      </w:r>
    </w:p>
    <w:p w14:paraId="6A463AA1" w14:textId="0B53D9F4" w:rsidR="00143CE5" w:rsidRDefault="00695D9D" w:rsidP="00143CE5">
      <w:pPr>
        <w:pStyle w:val="Listenabsatz"/>
        <w:numPr>
          <w:ilvl w:val="0"/>
          <w:numId w:val="13"/>
        </w:numPr>
      </w:pPr>
      <w:r>
        <w:t xml:space="preserve">Optionale Boilerplates für </w:t>
      </w:r>
      <w:r w:rsidR="006E3F3F">
        <w:t>React + React Native</w:t>
      </w:r>
    </w:p>
    <w:p w14:paraId="2B66E02E" w14:textId="78696DA4" w:rsidR="00A4355A" w:rsidRDefault="00A4355A">
      <w:r>
        <w:br w:type="page"/>
      </w:r>
    </w:p>
    <w:p w14:paraId="27798A9A" w14:textId="18098297" w:rsidR="00FE6097" w:rsidRPr="00FE6097" w:rsidRDefault="00FE6097" w:rsidP="00FE6097">
      <w:pPr>
        <w:pStyle w:val="berschrift3"/>
        <w:numPr>
          <w:ilvl w:val="2"/>
          <w:numId w:val="1"/>
        </w:numPr>
      </w:pPr>
      <w:bookmarkStart w:id="17" w:name="_Toc80273594"/>
      <w:r>
        <w:lastRenderedPageBreak/>
        <w:t>TypeScript</w:t>
      </w:r>
      <w:r w:rsidR="009C22C1">
        <w:t xml:space="preserve"> für JavaScript</w:t>
      </w:r>
      <w:bookmarkEnd w:id="17"/>
    </w:p>
    <w:p w14:paraId="63EE5136" w14:textId="7400BAE5" w:rsidR="00FE6097" w:rsidRDefault="00FE6097"/>
    <w:p w14:paraId="5B0ED66E" w14:textId="0C804F8A" w:rsidR="00DD27E3" w:rsidRDefault="00EC492F" w:rsidP="00933465">
      <w:pPr>
        <w:jc w:val="both"/>
      </w:pPr>
      <w:r>
        <w:t>TypeScript erweitert die Funktionalität von JavaScript um das Objekt orientierte Programmieren</w:t>
      </w:r>
      <w:r w:rsidR="00291F25">
        <w:t xml:space="preserve"> (OOP)</w:t>
      </w:r>
      <w:r>
        <w:t>.</w:t>
      </w:r>
      <w:r w:rsidR="00291F25">
        <w:t xml:space="preserve"> TypeScript ist ein OOP-Interpreter von JavaScript und bietet die volle Funktionalität von JavaScript.</w:t>
      </w:r>
      <w:r>
        <w:t xml:space="preserve"> </w:t>
      </w:r>
      <w:r w:rsidR="00975A20">
        <w:t xml:space="preserve">Für das TypeScript Plugin </w:t>
      </w:r>
      <w:r>
        <w:t>von</w:t>
      </w:r>
      <w:r w:rsidR="00975A20">
        <w:t xml:space="preserve"> MS Visual </w:t>
      </w:r>
      <w:r>
        <w:t xml:space="preserve">Studio </w:t>
      </w:r>
      <w:r w:rsidR="00975A20">
        <w:t>sind z</w:t>
      </w:r>
      <w:r w:rsidR="00DD27E3">
        <w:t>wei Installationsschritte</w:t>
      </w:r>
      <w:r w:rsidR="00975A20">
        <w:t xml:space="preserve"> notwendig:</w:t>
      </w:r>
    </w:p>
    <w:p w14:paraId="6CA362BA" w14:textId="65EE7D1B" w:rsidR="00DD27E3" w:rsidRDefault="00DD27E3" w:rsidP="00DD27E3">
      <w:pPr>
        <w:pStyle w:val="Listenabsatz"/>
        <w:numPr>
          <w:ilvl w:val="0"/>
          <w:numId w:val="6"/>
        </w:numPr>
      </w:pPr>
      <w:r>
        <w:t>TypeScript Plugin aus</w:t>
      </w:r>
      <w:r w:rsidR="00725236">
        <w:t xml:space="preserve"> dem</w:t>
      </w:r>
      <w:r>
        <w:t xml:space="preserve"> MS Visual Studio</w:t>
      </w:r>
      <w:r w:rsidR="00725236">
        <w:t xml:space="preserve"> –</w:t>
      </w:r>
      <w:r>
        <w:t xml:space="preserve"> Marketplace</w:t>
      </w:r>
    </w:p>
    <w:p w14:paraId="4E10DFE4" w14:textId="04C412BB" w:rsidR="000D1EB1" w:rsidRDefault="00DD27E3" w:rsidP="00975A20">
      <w:pPr>
        <w:pStyle w:val="Listenabsatz"/>
        <w:numPr>
          <w:ilvl w:val="0"/>
          <w:numId w:val="6"/>
        </w:numPr>
      </w:pPr>
      <w:r>
        <w:t>TypeScript Komponenten aus</w:t>
      </w:r>
      <w:r w:rsidR="00975A20">
        <w:t xml:space="preserve"> dem</w:t>
      </w:r>
      <w:r>
        <w:t xml:space="preserve"> MS Visual Studio – NuGet: Package Manager</w:t>
      </w:r>
    </w:p>
    <w:p w14:paraId="5CC0F4B9" w14:textId="41F77A05" w:rsidR="006E1C60" w:rsidRDefault="00725236" w:rsidP="00933465">
      <w:pPr>
        <w:jc w:val="both"/>
      </w:pPr>
      <w:r>
        <w:t>Beginnend wird die Installation des TypeScript Plugins aus dem MS Visual Studio Marketplace vorgenommen.</w:t>
      </w:r>
      <w:r w:rsidR="006E1C60">
        <w:t xml:space="preserve"> Die Installation kann:</w:t>
      </w:r>
    </w:p>
    <w:p w14:paraId="788223FA" w14:textId="4CAD4DC7" w:rsidR="00975A20" w:rsidRDefault="006E1C60" w:rsidP="006E1C60">
      <w:pPr>
        <w:pStyle w:val="Listenabsatz"/>
        <w:numPr>
          <w:ilvl w:val="0"/>
          <w:numId w:val="14"/>
        </w:numPr>
      </w:pPr>
      <w:r>
        <w:t>i</w:t>
      </w:r>
      <w:r w:rsidR="00D34BBD">
        <w:t>n</w:t>
      </w:r>
      <w:r>
        <w:t xml:space="preserve"> MS Visual Studio direkt vorgenommen werden</w:t>
      </w:r>
    </w:p>
    <w:p w14:paraId="1887A977" w14:textId="2EE0CF2D" w:rsidR="006E1C60" w:rsidRDefault="006E1C60" w:rsidP="006E1C60">
      <w:pPr>
        <w:pStyle w:val="Listenabsatz"/>
        <w:numPr>
          <w:ilvl w:val="0"/>
          <w:numId w:val="14"/>
        </w:numPr>
      </w:pPr>
      <w:r>
        <w:t xml:space="preserve">oder von der Website </w:t>
      </w:r>
      <w:r w:rsidR="008A768F">
        <w:t>des</w:t>
      </w:r>
      <w:r>
        <w:t xml:space="preserve"> Marketplace geladen werden</w:t>
      </w:r>
    </w:p>
    <w:p w14:paraId="0178CF29" w14:textId="77777777" w:rsidR="00AA3D10" w:rsidRDefault="00AA3D10" w:rsidP="00AA3D10"/>
    <w:p w14:paraId="3DADA46B" w14:textId="4BAC1BEC" w:rsidR="00BE0343" w:rsidRPr="00BE0343" w:rsidRDefault="00BE0343" w:rsidP="00DC5F1D">
      <w:pPr>
        <w:rPr>
          <w:b/>
          <w:bCs/>
        </w:rPr>
      </w:pPr>
      <w:r w:rsidRPr="00BE0343">
        <w:rPr>
          <w:b/>
          <w:bCs/>
        </w:rPr>
        <w:t>Installation über MS Visual Studio direkt</w:t>
      </w:r>
    </w:p>
    <w:p w14:paraId="7326B714" w14:textId="7360DCE6" w:rsidR="008B52DD" w:rsidRDefault="008B52DD" w:rsidP="00933465">
      <w:pPr>
        <w:jc w:val="both"/>
      </w:pPr>
      <w:r>
        <w:t xml:space="preserve">Bei der Installation über MS Visual Studio </w:t>
      </w:r>
      <w:r w:rsidR="00230878">
        <w:t>kann</w:t>
      </w:r>
      <w:r>
        <w:t xml:space="preserve"> die neueste Version</w:t>
      </w:r>
      <w:r w:rsidR="00230878">
        <w:t xml:space="preserve"> nur</w:t>
      </w:r>
      <w:r>
        <w:t xml:space="preserve"> manuell gesucht werden.</w:t>
      </w:r>
      <w:r w:rsidR="0083587D">
        <w:t xml:space="preserve"> Da die gleiche Bezeichnung des Plugins bei zukünftigen Versionen nicht garantiert ist, kann dies die Suche nach der neuesten Version </w:t>
      </w:r>
      <w:r w:rsidR="0073635C">
        <w:t xml:space="preserve">des TypeScript Plugins </w:t>
      </w:r>
      <w:r w:rsidR="0083587D">
        <w:t>erschweren.</w:t>
      </w:r>
      <w:r>
        <w:t xml:space="preserve"> Folgende Eingaben werden im integrierten Marketplace vorgenommen:</w:t>
      </w:r>
    </w:p>
    <w:p w14:paraId="4044B27D" w14:textId="0E94FE3F" w:rsidR="008B52DD" w:rsidRDefault="008B52DD" w:rsidP="008B52DD">
      <w:pPr>
        <w:pStyle w:val="Listenabsatz"/>
        <w:numPr>
          <w:ilvl w:val="0"/>
          <w:numId w:val="15"/>
        </w:numPr>
      </w:pPr>
      <w:r>
        <w:t>Overlay „Exte</w:t>
      </w:r>
      <w:ins w:id="18" w:author="Schürmann, Christoph" w:date="2021-08-11T10:55:00Z">
        <w:r w:rsidR="00796515">
          <w:t>n</w:t>
        </w:r>
      </w:ins>
      <w:r>
        <w:t>sions verwalten“</w:t>
      </w:r>
    </w:p>
    <w:p w14:paraId="6CFCAA0F" w14:textId="42B216BC" w:rsidR="008B52DD" w:rsidRDefault="008B52DD" w:rsidP="008B52DD">
      <w:pPr>
        <w:pStyle w:val="Listenabsatz"/>
        <w:numPr>
          <w:ilvl w:val="1"/>
          <w:numId w:val="15"/>
        </w:numPr>
      </w:pPr>
      <w:r>
        <w:t>Auswahl Oberpunkt „Online“</w:t>
      </w:r>
    </w:p>
    <w:p w14:paraId="451F0CD4" w14:textId="29DBA205" w:rsidR="008B52DD" w:rsidRDefault="008B52DD" w:rsidP="008B52DD">
      <w:pPr>
        <w:pStyle w:val="Listenabsatz"/>
        <w:numPr>
          <w:ilvl w:val="2"/>
          <w:numId w:val="15"/>
        </w:numPr>
      </w:pPr>
      <w:r>
        <w:t>Auswahl Unterpunkt „Visual Studio Marketplace“</w:t>
      </w:r>
    </w:p>
    <w:p w14:paraId="48FEEB57" w14:textId="17A28CC5" w:rsidR="008B52DD" w:rsidRDefault="008B52DD" w:rsidP="008B52DD">
      <w:pPr>
        <w:pStyle w:val="Listenabsatz"/>
        <w:numPr>
          <w:ilvl w:val="0"/>
          <w:numId w:val="15"/>
        </w:numPr>
      </w:pPr>
      <w:r>
        <w:t>Suche nach:</w:t>
      </w:r>
    </w:p>
    <w:p w14:paraId="1FD8C1C1" w14:textId="308350BB" w:rsidR="008B52DD" w:rsidRDefault="008B52DD" w:rsidP="008B52DD">
      <w:pPr>
        <w:pStyle w:val="Listenabsatz"/>
        <w:numPr>
          <w:ilvl w:val="1"/>
          <w:numId w:val="15"/>
        </w:numPr>
      </w:pPr>
      <w:r>
        <w:t>„TypeScript“</w:t>
      </w:r>
    </w:p>
    <w:p w14:paraId="38BCD267" w14:textId="51FF24ED" w:rsidR="008B52DD" w:rsidRDefault="008B52DD" w:rsidP="008B52DD">
      <w:pPr>
        <w:pStyle w:val="Listenabsatz"/>
        <w:numPr>
          <w:ilvl w:val="0"/>
          <w:numId w:val="15"/>
        </w:numPr>
      </w:pPr>
      <w:r>
        <w:t>Sortieren nach:</w:t>
      </w:r>
    </w:p>
    <w:p w14:paraId="548B54B4" w14:textId="4D482B70" w:rsidR="008B52DD" w:rsidRDefault="008B52DD" w:rsidP="008B52DD">
      <w:pPr>
        <w:pStyle w:val="Listenabsatz"/>
        <w:numPr>
          <w:ilvl w:val="1"/>
          <w:numId w:val="15"/>
        </w:numPr>
      </w:pPr>
      <w:r>
        <w:t>„Name: Absteigend“</w:t>
      </w:r>
    </w:p>
    <w:p w14:paraId="64B742CC" w14:textId="07F85C77" w:rsidR="00D06952" w:rsidRDefault="00D06952" w:rsidP="00D06952">
      <w:pPr>
        <w:pStyle w:val="Listenabsatz"/>
        <w:numPr>
          <w:ilvl w:val="0"/>
          <w:numId w:val="15"/>
        </w:numPr>
      </w:pPr>
      <w:r>
        <w:t>Auswahl Plugin</w:t>
      </w:r>
    </w:p>
    <w:p w14:paraId="5DFFFA2D" w14:textId="7A678C8C" w:rsidR="00D06952" w:rsidRDefault="00D06952" w:rsidP="00D06952">
      <w:pPr>
        <w:pStyle w:val="Listenabsatz"/>
        <w:numPr>
          <w:ilvl w:val="1"/>
          <w:numId w:val="15"/>
        </w:numPr>
      </w:pPr>
      <w:r>
        <w:t>Neueste stabile Version</w:t>
      </w:r>
    </w:p>
    <w:p w14:paraId="7187DF3A" w14:textId="271DAF35" w:rsidR="005B55C8" w:rsidRDefault="00D06952" w:rsidP="00D06952">
      <w:pPr>
        <w:pStyle w:val="Listenabsatz"/>
        <w:numPr>
          <w:ilvl w:val="1"/>
          <w:numId w:val="15"/>
        </w:numPr>
      </w:pPr>
      <w:r>
        <w:t>Keine Betas</w:t>
      </w:r>
      <w:r w:rsidR="007032A3">
        <w:t xml:space="preserve"> sowie Release Candidates (RC)</w:t>
      </w:r>
      <w:r>
        <w:t xml:space="preserve"> auswählen</w:t>
      </w:r>
    </w:p>
    <w:p w14:paraId="5DA44D60" w14:textId="77777777" w:rsidR="005B55C8" w:rsidRDefault="005B55C8"/>
    <w:p w14:paraId="38D75E18" w14:textId="37C6B897" w:rsidR="005B55C8" w:rsidRDefault="005B55C8">
      <w:r>
        <w:br w:type="page"/>
      </w:r>
    </w:p>
    <w:p w14:paraId="76F85ACC" w14:textId="2609AB2D" w:rsidR="003A3942" w:rsidRDefault="00984AAD" w:rsidP="00984AAD">
      <w:pPr>
        <w:jc w:val="center"/>
      </w:pPr>
      <w:r>
        <w:rPr>
          <w:noProof/>
        </w:rPr>
        <w:lastRenderedPageBreak/>
        <w:drawing>
          <wp:inline distT="0" distB="0" distL="0" distR="0" wp14:anchorId="6A890B48" wp14:editId="05A04D93">
            <wp:extent cx="4486275" cy="3112169"/>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1261" cy="3129502"/>
                    </a:xfrm>
                    <a:prstGeom prst="rect">
                      <a:avLst/>
                    </a:prstGeom>
                    <a:noFill/>
                    <a:ln>
                      <a:noFill/>
                    </a:ln>
                  </pic:spPr>
                </pic:pic>
              </a:graphicData>
            </a:graphic>
          </wp:inline>
        </w:drawing>
      </w:r>
    </w:p>
    <w:p w14:paraId="5137A024" w14:textId="6053CFAA" w:rsidR="004305FC" w:rsidRPr="00467D65" w:rsidRDefault="004305FC" w:rsidP="00AA3D10">
      <w:pPr>
        <w:pStyle w:val="Beschriftung"/>
        <w:jc w:val="center"/>
      </w:pPr>
      <w:r w:rsidRPr="00467D65">
        <w:t xml:space="preserve">Abbildung </w:t>
      </w:r>
      <w:r w:rsidR="0056327C">
        <w:fldChar w:fldCharType="begin"/>
      </w:r>
      <w:r w:rsidR="0056327C" w:rsidRPr="00467D65">
        <w:instrText xml:space="preserve"> SEQ Abbildung \* ARABIC </w:instrText>
      </w:r>
      <w:r w:rsidR="0056327C">
        <w:fldChar w:fldCharType="separate"/>
      </w:r>
      <w:r w:rsidR="00281768" w:rsidRPr="00467D65">
        <w:rPr>
          <w:noProof/>
        </w:rPr>
        <w:t>10</w:t>
      </w:r>
      <w:r w:rsidR="0056327C">
        <w:rPr>
          <w:noProof/>
        </w:rPr>
        <w:fldChar w:fldCharType="end"/>
      </w:r>
      <w:r w:rsidRPr="00467D65">
        <w:t>: MS Visual Studio - Marketplace: TypeScript Plugin</w:t>
      </w:r>
    </w:p>
    <w:p w14:paraId="5E49ADD9" w14:textId="77777777" w:rsidR="00AA3D10" w:rsidRPr="00467D65" w:rsidRDefault="00AA3D10" w:rsidP="003A6735"/>
    <w:p w14:paraId="0048165A" w14:textId="10D04C38" w:rsidR="003A6735" w:rsidRDefault="003A6735" w:rsidP="00933465">
      <w:pPr>
        <w:jc w:val="both"/>
      </w:pPr>
      <w:r>
        <w:t xml:space="preserve">Die Installation der </w:t>
      </w:r>
      <w:r w:rsidR="00730FF3">
        <w:t xml:space="preserve">ausgewählten </w:t>
      </w:r>
      <w:r>
        <w:t xml:space="preserve">Plugins </w:t>
      </w:r>
      <w:r w:rsidR="00730FF3">
        <w:t xml:space="preserve">im Marketplace </w:t>
      </w:r>
      <w:r>
        <w:t>wird nach dem Schließen von MS Visual Studio vorgenommen.</w:t>
      </w:r>
      <w:r w:rsidR="00730FF3">
        <w:t xml:space="preserve"> Bei einem Neustart von MS Visual Studio sind die Plugins integriert.</w:t>
      </w:r>
    </w:p>
    <w:p w14:paraId="37C58089" w14:textId="77777777" w:rsidR="00AA3D10" w:rsidRDefault="00AA3D10">
      <w:pPr>
        <w:rPr>
          <w:b/>
          <w:bCs/>
        </w:rPr>
      </w:pPr>
    </w:p>
    <w:p w14:paraId="6463B8FB" w14:textId="4B9F4276" w:rsidR="00FE6097" w:rsidRPr="008A768F" w:rsidRDefault="008A768F">
      <w:pPr>
        <w:rPr>
          <w:b/>
          <w:bCs/>
        </w:rPr>
      </w:pPr>
      <w:r w:rsidRPr="008A768F">
        <w:rPr>
          <w:b/>
          <w:bCs/>
        </w:rPr>
        <w:t xml:space="preserve">Installation von der Website </w:t>
      </w:r>
      <w:r>
        <w:rPr>
          <w:b/>
          <w:bCs/>
        </w:rPr>
        <w:t>des</w:t>
      </w:r>
      <w:r w:rsidRPr="008A768F">
        <w:rPr>
          <w:b/>
          <w:bCs/>
        </w:rPr>
        <w:t xml:space="preserve"> Marketplace</w:t>
      </w:r>
    </w:p>
    <w:p w14:paraId="119BF52E" w14:textId="3C41AD5A" w:rsidR="00FE6097" w:rsidRDefault="00FE6B04" w:rsidP="00933465">
      <w:pPr>
        <w:jc w:val="both"/>
      </w:pPr>
      <w:r>
        <w:t xml:space="preserve">Bei der Installation des TypeScript Plugins über die Website wird über die Website von TypeScriptLang ein Link zu der neuesten </w:t>
      </w:r>
      <w:r w:rsidR="00E775D6">
        <w:t>sowie</w:t>
      </w:r>
      <w:r>
        <w:t xml:space="preserve"> stabilen Version von TypeScript </w:t>
      </w:r>
      <w:r w:rsidR="00E775D6">
        <w:t>zur Website vom</w:t>
      </w:r>
      <w:r>
        <w:t xml:space="preserve"> Marketplace bereitgestellt.</w:t>
      </w:r>
    </w:p>
    <w:p w14:paraId="065A6A27" w14:textId="4FF98AE1" w:rsidR="00FE6B04" w:rsidRDefault="00FE6B04" w:rsidP="00FE6B04">
      <w:pPr>
        <w:pStyle w:val="Listenabsatz"/>
        <w:numPr>
          <w:ilvl w:val="0"/>
          <w:numId w:val="17"/>
        </w:numPr>
      </w:pPr>
      <w:r>
        <w:t>Link zur Website</w:t>
      </w:r>
    </w:p>
    <w:p w14:paraId="3351BD65" w14:textId="4F2560CE" w:rsidR="00FE6B04" w:rsidRDefault="003D727F" w:rsidP="00FE6B04">
      <w:pPr>
        <w:pStyle w:val="Listenabsatz"/>
        <w:numPr>
          <w:ilvl w:val="1"/>
          <w:numId w:val="17"/>
        </w:numPr>
      </w:pPr>
      <w:hyperlink r:id="rId21" w:history="1">
        <w:r w:rsidR="00FE6B04" w:rsidRPr="00106F74">
          <w:rPr>
            <w:rStyle w:val="Hyperlink"/>
          </w:rPr>
          <w:t>https://www.typescriptlang.org/download</w:t>
        </w:r>
      </w:hyperlink>
    </w:p>
    <w:p w14:paraId="1CDCE0E0" w14:textId="77777777" w:rsidR="00FE6097" w:rsidRDefault="00FE6097" w:rsidP="00FE6097">
      <w:pPr>
        <w:pStyle w:val="Listenabsatz"/>
        <w:numPr>
          <w:ilvl w:val="0"/>
          <w:numId w:val="6"/>
        </w:numPr>
      </w:pPr>
      <w:r>
        <w:t>In Sektion „Globally Installing TypeScript“</w:t>
      </w:r>
    </w:p>
    <w:p w14:paraId="60ABB290" w14:textId="40B5F0A6" w:rsidR="00FE6097" w:rsidRDefault="00FE6097" w:rsidP="00FE6B04">
      <w:pPr>
        <w:pStyle w:val="Listenabsatz"/>
        <w:numPr>
          <w:ilvl w:val="1"/>
          <w:numId w:val="6"/>
        </w:numPr>
      </w:pPr>
      <w:r>
        <w:t>In Untersektion „via Visual Studio Marketplace“</w:t>
      </w:r>
    </w:p>
    <w:p w14:paraId="02BA0E11" w14:textId="461EDF27" w:rsidR="008D079B" w:rsidRPr="00467D65" w:rsidRDefault="00811E58" w:rsidP="008D079B">
      <w:pPr>
        <w:pStyle w:val="Listenabsatz"/>
        <w:numPr>
          <w:ilvl w:val="2"/>
          <w:numId w:val="6"/>
        </w:numPr>
      </w:pPr>
      <w:r w:rsidRPr="00467D65">
        <w:t>Link „The latest version is available in the Visual Studio Marketplace“</w:t>
      </w:r>
    </w:p>
    <w:p w14:paraId="2963AFB0" w14:textId="2DC914C6" w:rsidR="00DA1A5E" w:rsidRPr="00467D65" w:rsidRDefault="00DA1A5E" w:rsidP="00DA1A5E"/>
    <w:p w14:paraId="162EC4FA" w14:textId="1B476485" w:rsidR="00DA1A5E" w:rsidRPr="00467D65" w:rsidRDefault="00DA1A5E">
      <w:r w:rsidRPr="00467D65">
        <w:br w:type="page"/>
      </w:r>
    </w:p>
    <w:p w14:paraId="49E24B5C" w14:textId="77A4229F" w:rsidR="00174A50" w:rsidRDefault="00FE6097" w:rsidP="00174A50">
      <w:pPr>
        <w:jc w:val="center"/>
      </w:pPr>
      <w:r>
        <w:rPr>
          <w:noProof/>
        </w:rPr>
        <w:lastRenderedPageBreak/>
        <w:drawing>
          <wp:inline distT="0" distB="0" distL="0" distR="0" wp14:anchorId="5C7B661F" wp14:editId="1D6DE616">
            <wp:extent cx="4733925" cy="2821544"/>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9071" cy="2842492"/>
                    </a:xfrm>
                    <a:prstGeom prst="rect">
                      <a:avLst/>
                    </a:prstGeom>
                    <a:noFill/>
                    <a:ln>
                      <a:noFill/>
                    </a:ln>
                  </pic:spPr>
                </pic:pic>
              </a:graphicData>
            </a:graphic>
          </wp:inline>
        </w:drawing>
      </w:r>
    </w:p>
    <w:p w14:paraId="6ED13168" w14:textId="181D52DC" w:rsidR="00971DDE" w:rsidRDefault="00971DDE" w:rsidP="00971DDE">
      <w:pPr>
        <w:pStyle w:val="Beschriftung"/>
        <w:jc w:val="center"/>
      </w:pPr>
      <w:r>
        <w:t xml:space="preserve">Abbildung </w:t>
      </w:r>
      <w:fldSimple w:instr=" SEQ Abbildung \* ARABIC ">
        <w:r w:rsidR="00281768">
          <w:rPr>
            <w:noProof/>
          </w:rPr>
          <w:t>11</w:t>
        </w:r>
      </w:fldSimple>
      <w:r w:rsidRPr="006035F3">
        <w:t xml:space="preserve">: MS Visual Studio - </w:t>
      </w:r>
      <w:r>
        <w:t xml:space="preserve">Plugin: TypeScript </w:t>
      </w:r>
      <w:r w:rsidR="00AF7136">
        <w:t>Verweis zum Marketplace</w:t>
      </w:r>
      <w:r>
        <w:t xml:space="preserve"> von TypeScriptLang Website</w:t>
      </w:r>
    </w:p>
    <w:p w14:paraId="6B2000C3" w14:textId="77777777" w:rsidR="000D1EB1" w:rsidRDefault="000D1EB1" w:rsidP="00FE6097"/>
    <w:p w14:paraId="0B7A1741" w14:textId="6F31F8BB" w:rsidR="00174A50" w:rsidRDefault="00174A50" w:rsidP="00933465">
      <w:pPr>
        <w:jc w:val="both"/>
      </w:pPr>
      <w:r>
        <w:t>Unter dem geöffneten Link wird eine Installations *.exe-Datei geladen und als Administrator ausgeführt. Die Installation mit dem Durchlauf des Installations-Assistenten abgeschlossen.</w:t>
      </w:r>
    </w:p>
    <w:p w14:paraId="1BEFE045" w14:textId="4143D170" w:rsidR="00FE6097" w:rsidRDefault="00FE6097" w:rsidP="00174A50">
      <w:pPr>
        <w:jc w:val="center"/>
      </w:pPr>
      <w:r>
        <w:rPr>
          <w:noProof/>
        </w:rPr>
        <w:drawing>
          <wp:inline distT="0" distB="0" distL="0" distR="0" wp14:anchorId="5ADE6B76" wp14:editId="57DC80BE">
            <wp:extent cx="4752975" cy="2513970"/>
            <wp:effectExtent l="0" t="0" r="0" b="63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6737" cy="2537117"/>
                    </a:xfrm>
                    <a:prstGeom prst="rect">
                      <a:avLst/>
                    </a:prstGeom>
                    <a:noFill/>
                    <a:ln>
                      <a:noFill/>
                    </a:ln>
                  </pic:spPr>
                </pic:pic>
              </a:graphicData>
            </a:graphic>
          </wp:inline>
        </w:drawing>
      </w:r>
    </w:p>
    <w:p w14:paraId="4AC827E4" w14:textId="25612B47" w:rsidR="00534F00" w:rsidRPr="00467D65" w:rsidRDefault="00AF7136" w:rsidP="00053831">
      <w:pPr>
        <w:pStyle w:val="Beschriftung"/>
        <w:jc w:val="center"/>
      </w:pPr>
      <w:r w:rsidRPr="00467D65">
        <w:t xml:space="preserve">Abbildung </w:t>
      </w:r>
      <w:r w:rsidR="0056327C">
        <w:fldChar w:fldCharType="begin"/>
      </w:r>
      <w:r w:rsidR="0056327C" w:rsidRPr="00467D65">
        <w:instrText xml:space="preserve"> SEQ Abbildung \* ARABIC </w:instrText>
      </w:r>
      <w:r w:rsidR="0056327C">
        <w:fldChar w:fldCharType="separate"/>
      </w:r>
      <w:r w:rsidR="00281768" w:rsidRPr="00467D65">
        <w:rPr>
          <w:noProof/>
        </w:rPr>
        <w:t>12</w:t>
      </w:r>
      <w:r w:rsidR="0056327C">
        <w:rPr>
          <w:noProof/>
        </w:rPr>
        <w:fldChar w:fldCharType="end"/>
      </w:r>
      <w:r w:rsidRPr="00467D65">
        <w:t>: MS Visual Studio - Plugin: TypeScript Marketplace Download</w:t>
      </w:r>
      <w:r w:rsidR="00053831" w:rsidRPr="00467D65">
        <w:t>link</w:t>
      </w:r>
    </w:p>
    <w:p w14:paraId="0CF9849A" w14:textId="026A8049" w:rsidR="00B16ACA" w:rsidRPr="00467D65" w:rsidRDefault="00B16ACA">
      <w:r w:rsidRPr="00467D65">
        <w:br w:type="page"/>
      </w:r>
    </w:p>
    <w:p w14:paraId="1B52E90C" w14:textId="2F9C29A6" w:rsidR="00CE4504" w:rsidRDefault="00B465BB" w:rsidP="00933465">
      <w:pPr>
        <w:jc w:val="both"/>
      </w:pPr>
      <w:r>
        <w:lastRenderedPageBreak/>
        <w:t>Im</w:t>
      </w:r>
      <w:r w:rsidR="000D1EB1">
        <w:t xml:space="preserve"> zweite</w:t>
      </w:r>
      <w:r>
        <w:t>n</w:t>
      </w:r>
      <w:r w:rsidR="000D1EB1">
        <w:t xml:space="preserve"> </w:t>
      </w:r>
      <w:r w:rsidR="00605CFF">
        <w:t>S</w:t>
      </w:r>
      <w:r w:rsidR="000D1EB1">
        <w:t>chritt wird die Installation von TypeScript Komponenten aus de</w:t>
      </w:r>
      <w:r w:rsidR="00B613FB">
        <w:t>r</w:t>
      </w:r>
      <w:r w:rsidR="000D1EB1">
        <w:t xml:space="preserve"> MS Visual Studio – NuGet</w:t>
      </w:r>
      <w:r w:rsidR="00B613FB">
        <w:t>-</w:t>
      </w:r>
      <w:r w:rsidR="000D1EB1">
        <w:t>Package</w:t>
      </w:r>
      <w:r w:rsidR="00B613FB">
        <w:t>-</w:t>
      </w:r>
      <w:r w:rsidR="000D1EB1">
        <w:t>Manager</w:t>
      </w:r>
      <w:r w:rsidR="00B613FB">
        <w:t>-Konsole</w:t>
      </w:r>
      <w:r w:rsidR="000D1EB1">
        <w:t xml:space="preserve"> vorgenommen.</w:t>
      </w:r>
      <w:r w:rsidR="00CE4504">
        <w:t xml:space="preserve"> </w:t>
      </w:r>
      <w:r w:rsidR="00CE4504">
        <w:rPr>
          <w:noProof/>
        </w:rPr>
        <w:t>NuGet ist in MS Visual Studio ab Version 2017 integriert.</w:t>
      </w:r>
      <w:r w:rsidR="00CE4504">
        <w:t xml:space="preserve"> Zunächst wird der </w:t>
      </w:r>
      <w:r w:rsidR="00CE4504">
        <w:rPr>
          <w:noProof/>
        </w:rPr>
        <w:t>NuGet Paket-Manager-Konsole in Visual Studio aufgerufen.</w:t>
      </w:r>
    </w:p>
    <w:p w14:paraId="2087C376" w14:textId="77777777" w:rsidR="00CE4504" w:rsidRDefault="00CE4504" w:rsidP="00CE4504">
      <w:pPr>
        <w:pStyle w:val="Listenabsatz"/>
        <w:numPr>
          <w:ilvl w:val="0"/>
          <w:numId w:val="8"/>
        </w:numPr>
      </w:pPr>
      <w:r>
        <w:t>Menüpunkt „Extras“</w:t>
      </w:r>
    </w:p>
    <w:p w14:paraId="136248DB" w14:textId="77777777" w:rsidR="00CE4504" w:rsidRDefault="00CE4504" w:rsidP="00CE4504">
      <w:pPr>
        <w:pStyle w:val="Listenabsatz"/>
        <w:numPr>
          <w:ilvl w:val="1"/>
          <w:numId w:val="8"/>
        </w:numPr>
      </w:pPr>
      <w:r>
        <w:t>Untermenü „NuGet-Paket-Manager“</w:t>
      </w:r>
    </w:p>
    <w:p w14:paraId="3C91BBDF" w14:textId="46C4B641" w:rsidR="00CE4504" w:rsidRDefault="00CE4504" w:rsidP="00CE4504">
      <w:pPr>
        <w:pStyle w:val="Listenabsatz"/>
        <w:numPr>
          <w:ilvl w:val="2"/>
          <w:numId w:val="8"/>
        </w:numPr>
      </w:pPr>
      <w:r>
        <w:t>Unterpunkt „Paket-Manager-Konsole“</w:t>
      </w:r>
    </w:p>
    <w:p w14:paraId="0D50C88C" w14:textId="77777777" w:rsidR="00CE4504" w:rsidRDefault="00CE4504" w:rsidP="00CE4504">
      <w:pPr>
        <w:pStyle w:val="Listenabsatz"/>
        <w:numPr>
          <w:ilvl w:val="0"/>
          <w:numId w:val="8"/>
        </w:numPr>
      </w:pPr>
      <w:r>
        <w:t>Eingabe Befehl zur Installation TypeScript</w:t>
      </w:r>
    </w:p>
    <w:p w14:paraId="3DBE6627" w14:textId="642893C9" w:rsidR="00DF257C" w:rsidRDefault="00CE4504" w:rsidP="00DF257C">
      <w:pPr>
        <w:pStyle w:val="Listenabsatz"/>
        <w:numPr>
          <w:ilvl w:val="1"/>
          <w:numId w:val="8"/>
        </w:numPr>
      </w:pPr>
      <w:r w:rsidRPr="00F23B41">
        <w:t>Install-Package Microsoft.TypeScript.MSBuild</w:t>
      </w:r>
    </w:p>
    <w:p w14:paraId="710F3E51" w14:textId="3160CB34" w:rsidR="000D1EB1" w:rsidRDefault="00CE4504" w:rsidP="00DF257C">
      <w:pPr>
        <w:jc w:val="center"/>
      </w:pPr>
      <w:r>
        <w:rPr>
          <w:noProof/>
        </w:rPr>
        <w:drawing>
          <wp:inline distT="0" distB="0" distL="0" distR="0" wp14:anchorId="1DCB8C5B" wp14:editId="0A036881">
            <wp:extent cx="4972050" cy="2695591"/>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82512" cy="2701263"/>
                    </a:xfrm>
                    <a:prstGeom prst="rect">
                      <a:avLst/>
                    </a:prstGeom>
                    <a:noFill/>
                    <a:ln>
                      <a:noFill/>
                    </a:ln>
                  </pic:spPr>
                </pic:pic>
              </a:graphicData>
            </a:graphic>
          </wp:inline>
        </w:drawing>
      </w:r>
    </w:p>
    <w:p w14:paraId="69605292" w14:textId="07732EEF" w:rsidR="00337D0E" w:rsidRDefault="007032A3" w:rsidP="007032A3">
      <w:pPr>
        <w:pStyle w:val="Beschriftung"/>
        <w:jc w:val="center"/>
      </w:pPr>
      <w:r>
        <w:t xml:space="preserve">Abbildung </w:t>
      </w:r>
      <w:fldSimple w:instr=" SEQ Abbildung \* ARABIC ">
        <w:r w:rsidR="00281768">
          <w:rPr>
            <w:noProof/>
          </w:rPr>
          <w:t>13</w:t>
        </w:r>
      </w:fldSimple>
      <w:r w:rsidRPr="003901DF">
        <w:t xml:space="preserve">: MS Visual Studio - </w:t>
      </w:r>
      <w:r>
        <w:t>Plugin NuGet-Paket-Manager</w:t>
      </w:r>
    </w:p>
    <w:p w14:paraId="74E4EF3B" w14:textId="77777777" w:rsidR="007032A3" w:rsidRPr="007032A3" w:rsidRDefault="007032A3" w:rsidP="007032A3"/>
    <w:p w14:paraId="32D50575" w14:textId="77777777" w:rsidR="00337D0E" w:rsidRDefault="00337D0E" w:rsidP="00DF257C">
      <w:pPr>
        <w:jc w:val="center"/>
      </w:pPr>
      <w:r>
        <w:rPr>
          <w:noProof/>
        </w:rPr>
        <w:drawing>
          <wp:inline distT="0" distB="0" distL="0" distR="0" wp14:anchorId="6B162DFC" wp14:editId="1B34D897">
            <wp:extent cx="4991100" cy="2705918"/>
            <wp:effectExtent l="0" t="0" r="0" b="0"/>
            <wp:docPr id="18" name="Grafik 18" descr="Ein Bild, das Text, Monitor, Elektronik,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Monitor, Elektronik, Screenshot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10450" cy="2716409"/>
                    </a:xfrm>
                    <a:prstGeom prst="rect">
                      <a:avLst/>
                    </a:prstGeom>
                    <a:noFill/>
                    <a:ln>
                      <a:noFill/>
                    </a:ln>
                  </pic:spPr>
                </pic:pic>
              </a:graphicData>
            </a:graphic>
          </wp:inline>
        </w:drawing>
      </w:r>
    </w:p>
    <w:p w14:paraId="4CAFA6DB" w14:textId="5E1FE374" w:rsidR="007032A3" w:rsidRDefault="007032A3" w:rsidP="007032A3">
      <w:pPr>
        <w:pStyle w:val="Beschriftung"/>
        <w:jc w:val="center"/>
      </w:pPr>
      <w:r>
        <w:t xml:space="preserve">Abbildung </w:t>
      </w:r>
      <w:fldSimple w:instr=" SEQ Abbildung \* ARABIC ">
        <w:r w:rsidR="00281768">
          <w:rPr>
            <w:noProof/>
          </w:rPr>
          <w:t>14</w:t>
        </w:r>
      </w:fldSimple>
      <w:r w:rsidRPr="00A0009D">
        <w:t xml:space="preserve">: MS Visual Studio - </w:t>
      </w:r>
      <w:r>
        <w:t>TypeScript mittels Eingabe im NuGet-Paket-Manager installieren</w:t>
      </w:r>
    </w:p>
    <w:p w14:paraId="079A0ABD" w14:textId="4CCBEB09" w:rsidR="00BA6CD3" w:rsidRDefault="00BA6CD3">
      <w:r>
        <w:br w:type="page"/>
      </w:r>
    </w:p>
    <w:p w14:paraId="1291E6EC" w14:textId="5A036E73" w:rsidR="00BA6CD3" w:rsidRPr="00FF13B5" w:rsidRDefault="00BA6CD3" w:rsidP="00BA6CD3">
      <w:pPr>
        <w:pStyle w:val="berschrift3"/>
        <w:numPr>
          <w:ilvl w:val="2"/>
          <w:numId w:val="1"/>
        </w:numPr>
      </w:pPr>
      <w:bookmarkStart w:id="19" w:name="_Toc80273595"/>
      <w:r w:rsidRPr="00FF13B5">
        <w:lastRenderedPageBreak/>
        <w:t>React + React Native</w:t>
      </w:r>
      <w:r w:rsidR="002153F4" w:rsidRPr="00FF13B5">
        <w:t xml:space="preserve"> </w:t>
      </w:r>
      <w:r w:rsidR="007537EE" w:rsidRPr="00FF13B5">
        <w:t xml:space="preserve">– </w:t>
      </w:r>
      <w:r w:rsidR="002153F4" w:rsidRPr="00FF13B5">
        <w:t>Boilerplates</w:t>
      </w:r>
      <w:r w:rsidR="007537EE" w:rsidRPr="00FF13B5">
        <w:t xml:space="preserve"> (Optional)</w:t>
      </w:r>
      <w:bookmarkEnd w:id="19"/>
    </w:p>
    <w:p w14:paraId="29AA598A" w14:textId="0739D76E" w:rsidR="00975B6C" w:rsidRPr="00FF13B5" w:rsidRDefault="00975B6C" w:rsidP="00975B6C"/>
    <w:p w14:paraId="08E30C74" w14:textId="09DB206A" w:rsidR="00975B6C" w:rsidRDefault="00870F45" w:rsidP="004A4760">
      <w:pPr>
        <w:jc w:val="both"/>
      </w:pPr>
      <w:r>
        <w:t xml:space="preserve">Dieses Plugin ist optional. </w:t>
      </w:r>
      <w:r w:rsidR="007A22B9">
        <w:t xml:space="preserve">Bei React sowie React Native handelt es sich um ein Frontend Framework für die Entwicklung von Graphical User Interfaces (GUI) für Web-Apps. Das Framework wird als Bibliothek von JavaScript eingebunden. </w:t>
      </w:r>
      <w:r w:rsidR="00F012C5">
        <w:t>Es</w:t>
      </w:r>
      <w:r w:rsidR="00335325">
        <w:t xml:space="preserve"> handelt sich</w:t>
      </w:r>
      <w:r w:rsidR="00F012C5">
        <w:t xml:space="preserve"> hierbei</w:t>
      </w:r>
      <w:r w:rsidR="00335325">
        <w:t xml:space="preserve"> um ein </w:t>
      </w:r>
      <w:r w:rsidR="00975B6C">
        <w:t>Tool von Facebook</w:t>
      </w:r>
      <w:r w:rsidR="00335325">
        <w:t>.</w:t>
      </w:r>
    </w:p>
    <w:p w14:paraId="7B36C61E" w14:textId="55B1A206" w:rsidR="008A46DE" w:rsidRPr="000B542E" w:rsidRDefault="000B542E" w:rsidP="004A4760">
      <w:pPr>
        <w:jc w:val="both"/>
      </w:pPr>
      <w:r>
        <w:t xml:space="preserve">Folgende </w:t>
      </w:r>
      <w:r w:rsidR="00E53E6A">
        <w:t>Programm</w:t>
      </w:r>
      <w:r>
        <w:t>-Vorlagen (Boilerplates) können vom integrierten Marketplace geladen werden:</w:t>
      </w:r>
    </w:p>
    <w:p w14:paraId="64A7AA9F" w14:textId="2E9FB78F" w:rsidR="00D62376" w:rsidRDefault="00D62376" w:rsidP="00570055">
      <w:pPr>
        <w:pStyle w:val="Listenabsatz"/>
        <w:numPr>
          <w:ilvl w:val="0"/>
          <w:numId w:val="19"/>
        </w:numPr>
      </w:pPr>
      <w:r>
        <w:t>React Core Boiler (TypeScript)</w:t>
      </w:r>
    </w:p>
    <w:p w14:paraId="4051BF0B" w14:textId="3FDAFA9F" w:rsidR="002E2F94" w:rsidRDefault="002E2F94" w:rsidP="002E2F94">
      <w:pPr>
        <w:pStyle w:val="Listenabsatz"/>
        <w:numPr>
          <w:ilvl w:val="0"/>
          <w:numId w:val="19"/>
        </w:numPr>
      </w:pPr>
      <w:r>
        <w:t>React Core Boiler (JavaScript)</w:t>
      </w:r>
    </w:p>
    <w:p w14:paraId="48E0B11D" w14:textId="253CD13B" w:rsidR="00570055" w:rsidRDefault="00570055" w:rsidP="00570055">
      <w:pPr>
        <w:jc w:val="center"/>
      </w:pPr>
      <w:r>
        <w:rPr>
          <w:noProof/>
        </w:rPr>
        <w:drawing>
          <wp:inline distT="0" distB="0" distL="0" distR="0" wp14:anchorId="2A3EA40C" wp14:editId="03E2FCB3">
            <wp:extent cx="4982508" cy="3457575"/>
            <wp:effectExtent l="0" t="0" r="889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99186" cy="3469149"/>
                    </a:xfrm>
                    <a:prstGeom prst="rect">
                      <a:avLst/>
                    </a:prstGeom>
                    <a:noFill/>
                    <a:ln>
                      <a:noFill/>
                    </a:ln>
                  </pic:spPr>
                </pic:pic>
              </a:graphicData>
            </a:graphic>
          </wp:inline>
        </w:drawing>
      </w:r>
    </w:p>
    <w:p w14:paraId="29338BEB" w14:textId="7B5AC766" w:rsidR="00AF7703" w:rsidRPr="00782143" w:rsidRDefault="00AF7703" w:rsidP="00AF7703">
      <w:pPr>
        <w:pStyle w:val="Beschriftung"/>
        <w:jc w:val="center"/>
      </w:pPr>
      <w:r w:rsidRPr="00782143">
        <w:t xml:space="preserve">Abbildung </w:t>
      </w:r>
      <w:r w:rsidR="0056327C">
        <w:fldChar w:fldCharType="begin"/>
      </w:r>
      <w:r w:rsidR="0056327C" w:rsidRPr="00782143">
        <w:instrText xml:space="preserve"> SEQ Abbildung \* ARABIC </w:instrText>
      </w:r>
      <w:r w:rsidR="0056327C">
        <w:fldChar w:fldCharType="separate"/>
      </w:r>
      <w:r w:rsidR="00281768" w:rsidRPr="00782143">
        <w:rPr>
          <w:noProof/>
        </w:rPr>
        <w:t>16</w:t>
      </w:r>
      <w:r w:rsidR="0056327C">
        <w:rPr>
          <w:noProof/>
        </w:rPr>
        <w:fldChar w:fldCharType="end"/>
      </w:r>
      <w:r w:rsidRPr="00782143">
        <w:t>: MS Visual Studio - Marketplace:</w:t>
      </w:r>
      <w:r w:rsidRPr="00782143">
        <w:rPr>
          <w:noProof/>
        </w:rPr>
        <w:t xml:space="preserve"> React Core Boilerplates für JS + TS</w:t>
      </w:r>
    </w:p>
    <w:p w14:paraId="79C9FB26" w14:textId="77777777" w:rsidR="007C2555" w:rsidRPr="00782143" w:rsidRDefault="007C2555" w:rsidP="007C2555"/>
    <w:p w14:paraId="0B211BDA" w14:textId="73593A09" w:rsidR="00E3129B" w:rsidRDefault="00730FF3" w:rsidP="004A4760">
      <w:pPr>
        <w:jc w:val="both"/>
      </w:pPr>
      <w:r>
        <w:t xml:space="preserve">Die Installation der ausgewählten Plugins im Marketplace wird nach dem Schließen von MS Visual Studio vorgenommen. Bei einem Neustart von MS Visual Studio sind die Plugins </w:t>
      </w:r>
      <w:r w:rsidR="00A2643B">
        <w:t xml:space="preserve">im Programm </w:t>
      </w:r>
      <w:r>
        <w:t>integriert.</w:t>
      </w:r>
    </w:p>
    <w:p w14:paraId="0B491CBA" w14:textId="77777777" w:rsidR="00E3129B" w:rsidRDefault="00E3129B"/>
    <w:p w14:paraId="1C26BA5E" w14:textId="202A359B" w:rsidR="00B30F13" w:rsidRDefault="004724D4">
      <w:r>
        <w:br w:type="page"/>
      </w:r>
    </w:p>
    <w:p w14:paraId="36AE62A2" w14:textId="750D5609" w:rsidR="00FE6097" w:rsidRDefault="00B45498" w:rsidP="00B45498">
      <w:pPr>
        <w:pStyle w:val="berschrift2"/>
        <w:numPr>
          <w:ilvl w:val="1"/>
          <w:numId w:val="1"/>
        </w:numPr>
      </w:pPr>
      <w:bookmarkStart w:id="20" w:name="_Toc80273596"/>
      <w:r>
        <w:lastRenderedPageBreak/>
        <w:t xml:space="preserve">MS Visual Studio </w:t>
      </w:r>
      <w:r w:rsidR="00A26BFC">
        <w:t>–</w:t>
      </w:r>
      <w:r>
        <w:t xml:space="preserve"> </w:t>
      </w:r>
      <w:r w:rsidR="00D32401">
        <w:t>Benutzeroberflächen</w:t>
      </w:r>
      <w:bookmarkEnd w:id="20"/>
    </w:p>
    <w:p w14:paraId="0D95F826" w14:textId="0B761AF2" w:rsidR="00A26BFC" w:rsidRDefault="00A26BFC" w:rsidP="00A26BFC"/>
    <w:p w14:paraId="4C137013" w14:textId="6B9D0FB5" w:rsidR="00962018" w:rsidRDefault="008618BE" w:rsidP="004A4760">
      <w:pPr>
        <w:jc w:val="both"/>
      </w:pPr>
      <w:r>
        <w:t xml:space="preserve">Für MS Visual Studio </w:t>
      </w:r>
      <w:r w:rsidR="00962018">
        <w:t>werden</w:t>
      </w:r>
      <w:r>
        <w:t xml:space="preserve"> </w:t>
      </w:r>
      <w:r w:rsidR="00962018">
        <w:t>Benutzeroberflächen</w:t>
      </w:r>
      <w:r>
        <w:t xml:space="preserve"> </w:t>
      </w:r>
      <w:r w:rsidR="00962018">
        <w:t>bereitgestellt</w:t>
      </w:r>
      <w:r>
        <w:t xml:space="preserve">, welche für das Programmieren von Web-Apps </w:t>
      </w:r>
      <w:r w:rsidR="004F0489">
        <w:t>unterstützend</w:t>
      </w:r>
      <w:r>
        <w:t xml:space="preserve"> </w:t>
      </w:r>
      <w:r w:rsidR="00A636AD">
        <w:t>sind</w:t>
      </w:r>
      <w:r>
        <w:t xml:space="preserve">. </w:t>
      </w:r>
      <w:r w:rsidR="00962018">
        <w:t>In der Installationsanleitung wird beschrieben, wie die unten genannten Benutzeroberflächen ausgeführt werden:</w:t>
      </w:r>
    </w:p>
    <w:p w14:paraId="7F51EC8F" w14:textId="7EB17591" w:rsidR="00767194" w:rsidRDefault="00767194" w:rsidP="0008778E">
      <w:pPr>
        <w:pStyle w:val="Listenabsatz"/>
        <w:numPr>
          <w:ilvl w:val="0"/>
          <w:numId w:val="11"/>
        </w:numPr>
      </w:pPr>
      <w:r>
        <w:t>Ausgabe</w:t>
      </w:r>
      <w:r w:rsidR="001C4ACC">
        <w:t>-View</w:t>
      </w:r>
    </w:p>
    <w:p w14:paraId="166A3E25" w14:textId="5C608EC4" w:rsidR="0008778E" w:rsidRDefault="0008778E" w:rsidP="0008778E">
      <w:pPr>
        <w:pStyle w:val="Listenabsatz"/>
        <w:numPr>
          <w:ilvl w:val="0"/>
          <w:numId w:val="11"/>
        </w:numPr>
      </w:pPr>
      <w:r>
        <w:t>Paket-Manager-Konsole</w:t>
      </w:r>
    </w:p>
    <w:p w14:paraId="42D9A89B" w14:textId="098E060F" w:rsidR="0008778E" w:rsidRDefault="0008778E" w:rsidP="0008778E">
      <w:pPr>
        <w:pStyle w:val="Listenabsatz"/>
        <w:numPr>
          <w:ilvl w:val="0"/>
          <w:numId w:val="11"/>
        </w:numPr>
      </w:pPr>
      <w:r>
        <w:t>Developer-PowerShell</w:t>
      </w:r>
    </w:p>
    <w:p w14:paraId="288B311C" w14:textId="65008210" w:rsidR="00A016E5" w:rsidRDefault="00A016E5" w:rsidP="0008778E">
      <w:pPr>
        <w:pStyle w:val="Listenabsatz"/>
        <w:numPr>
          <w:ilvl w:val="0"/>
          <w:numId w:val="11"/>
        </w:numPr>
      </w:pPr>
      <w:r>
        <w:t>Developer-Eingabeaufforderung</w:t>
      </w:r>
    </w:p>
    <w:p w14:paraId="752DF665" w14:textId="455BB1F5" w:rsidR="0038056E" w:rsidRDefault="0038056E" w:rsidP="00A26BFC"/>
    <w:p w14:paraId="69C6D599" w14:textId="50719632" w:rsidR="00BF418D" w:rsidRDefault="00BF418D" w:rsidP="00BF418D">
      <w:pPr>
        <w:pStyle w:val="berschrift3"/>
        <w:numPr>
          <w:ilvl w:val="2"/>
          <w:numId w:val="1"/>
        </w:numPr>
      </w:pPr>
      <w:bookmarkStart w:id="21" w:name="_Toc80273597"/>
      <w:r>
        <w:t>Ausgabe</w:t>
      </w:r>
      <w:r w:rsidR="006016F6">
        <w:t>-</w:t>
      </w:r>
      <w:r w:rsidR="00286C68">
        <w:t>Log</w:t>
      </w:r>
      <w:bookmarkEnd w:id="21"/>
    </w:p>
    <w:p w14:paraId="60873809" w14:textId="6C27D620" w:rsidR="00BF418D" w:rsidRDefault="00BF418D" w:rsidP="00BF418D"/>
    <w:p w14:paraId="4F4E6D47" w14:textId="5E3A0A83" w:rsidR="006016F6" w:rsidRDefault="006016F6" w:rsidP="004A4760">
      <w:pPr>
        <w:jc w:val="both"/>
      </w:pPr>
      <w:r>
        <w:t>D</w:t>
      </w:r>
      <w:r w:rsidR="005465B5">
        <w:t>as</w:t>
      </w:r>
      <w:r>
        <w:t xml:space="preserve"> Ausgabe-</w:t>
      </w:r>
      <w:r w:rsidR="005465B5">
        <w:t>Log</w:t>
      </w:r>
      <w:r>
        <w:t xml:space="preserve"> beinhaltet Informationen, welche beim Kompilieren ausgegeben werden. Dies</w:t>
      </w:r>
      <w:r w:rsidR="00002E2B">
        <w:t>e</w:t>
      </w:r>
      <w:r>
        <w:t xml:space="preserve"> können sein:</w:t>
      </w:r>
    </w:p>
    <w:p w14:paraId="17BB788D" w14:textId="721D5439" w:rsidR="006016F6" w:rsidRDefault="00286C68" w:rsidP="006016F6">
      <w:pPr>
        <w:pStyle w:val="Listenabsatz"/>
        <w:numPr>
          <w:ilvl w:val="0"/>
          <w:numId w:val="22"/>
        </w:numPr>
      </w:pPr>
      <w:r>
        <w:t>Generelle</w:t>
      </w:r>
      <w:r w:rsidR="006016F6">
        <w:t xml:space="preserve"> Log-Daten</w:t>
      </w:r>
    </w:p>
    <w:p w14:paraId="31D96F53" w14:textId="6B5502B5" w:rsidR="009D42B6" w:rsidRDefault="009D42B6" w:rsidP="009D42B6">
      <w:pPr>
        <w:pStyle w:val="Listenabsatz"/>
        <w:numPr>
          <w:ilvl w:val="1"/>
          <w:numId w:val="22"/>
        </w:numPr>
      </w:pPr>
      <w:r>
        <w:t>Entstehen beim Kompilieren</w:t>
      </w:r>
    </w:p>
    <w:p w14:paraId="40C9DC91" w14:textId="383E50B0" w:rsidR="009D42B6" w:rsidRDefault="006016F6" w:rsidP="009D42B6">
      <w:pPr>
        <w:pStyle w:val="Listenabsatz"/>
        <w:numPr>
          <w:ilvl w:val="0"/>
          <w:numId w:val="22"/>
        </w:numPr>
      </w:pPr>
      <w:r>
        <w:t>Warnings</w:t>
      </w:r>
    </w:p>
    <w:p w14:paraId="49AA4F9F" w14:textId="19578064" w:rsidR="009D42B6" w:rsidRDefault="00297C98" w:rsidP="009D42B6">
      <w:pPr>
        <w:pStyle w:val="Listenabsatz"/>
        <w:numPr>
          <w:ilvl w:val="1"/>
          <w:numId w:val="22"/>
        </w:numPr>
      </w:pPr>
      <w:r>
        <w:t>Verweis</w:t>
      </w:r>
      <w:r w:rsidR="009D42B6">
        <w:t xml:space="preserve"> auf überflüssigen Code</w:t>
      </w:r>
      <w:r w:rsidR="003C5470">
        <w:t xml:space="preserve"> sowie</w:t>
      </w:r>
      <w:r w:rsidR="009D42B6">
        <w:t xml:space="preserve"> potenzielle</w:t>
      </w:r>
      <w:r w:rsidR="003C5470">
        <w:t>n</w:t>
      </w:r>
      <w:r w:rsidR="009D42B6">
        <w:t xml:space="preserve"> Fehlerquellen</w:t>
      </w:r>
    </w:p>
    <w:p w14:paraId="71134171" w14:textId="0AC5968E" w:rsidR="006016F6" w:rsidRDefault="006016F6" w:rsidP="006016F6">
      <w:pPr>
        <w:pStyle w:val="Listenabsatz"/>
        <w:numPr>
          <w:ilvl w:val="0"/>
          <w:numId w:val="22"/>
        </w:numPr>
      </w:pPr>
      <w:r>
        <w:t>Errors</w:t>
      </w:r>
    </w:p>
    <w:p w14:paraId="6EEED056" w14:textId="5730575C" w:rsidR="00F234F9" w:rsidRDefault="00297C98" w:rsidP="00F234F9">
      <w:pPr>
        <w:pStyle w:val="Listenabsatz"/>
        <w:numPr>
          <w:ilvl w:val="1"/>
          <w:numId w:val="22"/>
        </w:numPr>
      </w:pPr>
      <w:r>
        <w:t>Ver</w:t>
      </w:r>
      <w:r w:rsidR="00F234F9">
        <w:t xml:space="preserve">weis auf </w:t>
      </w:r>
      <w:r w:rsidR="009D42B6">
        <w:t>Fehlerhafte</w:t>
      </w:r>
      <w:r w:rsidR="00F234F9">
        <w:t>n</w:t>
      </w:r>
      <w:r w:rsidR="009D42B6">
        <w:t xml:space="preserve"> Code, der nicht kompiliert werden kann</w:t>
      </w:r>
    </w:p>
    <w:p w14:paraId="1911E4FB" w14:textId="442053AE" w:rsidR="006016F6" w:rsidRDefault="006016F6" w:rsidP="006016F6">
      <w:r>
        <w:t xml:space="preserve">Die Ausgabe-View lässt sich in MS Visual Studio folgendermaßen </w:t>
      </w:r>
      <w:r w:rsidR="00E45584">
        <w:t>ausführen</w:t>
      </w:r>
      <w:r w:rsidR="00647D99">
        <w:t>:</w:t>
      </w:r>
    </w:p>
    <w:p w14:paraId="61A80E82" w14:textId="77777777" w:rsidR="00BF418D" w:rsidRDefault="00BF418D" w:rsidP="00BF418D">
      <w:pPr>
        <w:pStyle w:val="Listenabsatz"/>
        <w:numPr>
          <w:ilvl w:val="0"/>
          <w:numId w:val="8"/>
        </w:numPr>
      </w:pPr>
      <w:r>
        <w:t>Menüpunkt „Ansicht“</w:t>
      </w:r>
    </w:p>
    <w:p w14:paraId="4FCF6023" w14:textId="0AE85A8C" w:rsidR="00BF418D" w:rsidRDefault="00BF418D" w:rsidP="00BF418D">
      <w:pPr>
        <w:pStyle w:val="Listenabsatz"/>
        <w:numPr>
          <w:ilvl w:val="1"/>
          <w:numId w:val="8"/>
        </w:numPr>
      </w:pPr>
      <w:r>
        <w:t>Unterpunkt „Ausgabe“</w:t>
      </w:r>
    </w:p>
    <w:p w14:paraId="75EBEDB0" w14:textId="2D0330E4" w:rsidR="00BF418D" w:rsidRPr="00BF418D" w:rsidRDefault="00BF418D" w:rsidP="006F5DB7">
      <w:pPr>
        <w:jc w:val="center"/>
      </w:pPr>
      <w:r>
        <w:rPr>
          <w:noProof/>
        </w:rPr>
        <w:drawing>
          <wp:inline distT="0" distB="0" distL="0" distR="0" wp14:anchorId="4EF69858" wp14:editId="369ACE98">
            <wp:extent cx="4830436" cy="2714625"/>
            <wp:effectExtent l="0" t="0" r="889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1902" cy="2721069"/>
                    </a:xfrm>
                    <a:prstGeom prst="rect">
                      <a:avLst/>
                    </a:prstGeom>
                    <a:noFill/>
                    <a:ln>
                      <a:noFill/>
                    </a:ln>
                  </pic:spPr>
                </pic:pic>
              </a:graphicData>
            </a:graphic>
          </wp:inline>
        </w:drawing>
      </w:r>
    </w:p>
    <w:p w14:paraId="1F2DF93F" w14:textId="3EFE4F8E" w:rsidR="00F71D19" w:rsidRDefault="00F71D19" w:rsidP="00F71D19">
      <w:pPr>
        <w:pStyle w:val="Beschriftung"/>
        <w:jc w:val="center"/>
      </w:pPr>
      <w:r>
        <w:t xml:space="preserve">Abbildung </w:t>
      </w:r>
      <w:fldSimple w:instr=" SEQ Abbildung \* ARABIC ">
        <w:r w:rsidR="00281768">
          <w:rPr>
            <w:noProof/>
          </w:rPr>
          <w:t>18</w:t>
        </w:r>
      </w:fldSimple>
      <w:r>
        <w:t>: MS Visual Studio - View: Ausgabe</w:t>
      </w:r>
    </w:p>
    <w:p w14:paraId="0EA7B37F" w14:textId="3F64F594" w:rsidR="006016F6" w:rsidRDefault="006016F6">
      <w:r>
        <w:br w:type="page"/>
      </w:r>
    </w:p>
    <w:p w14:paraId="18E0D0CB" w14:textId="7972A872" w:rsidR="008A2252" w:rsidRDefault="003006F8" w:rsidP="008A2252">
      <w:pPr>
        <w:pStyle w:val="berschrift3"/>
        <w:numPr>
          <w:ilvl w:val="2"/>
          <w:numId w:val="1"/>
        </w:numPr>
      </w:pPr>
      <w:bookmarkStart w:id="22" w:name="_Toc80273598"/>
      <w:r>
        <w:lastRenderedPageBreak/>
        <w:t xml:space="preserve">NuGet </w:t>
      </w:r>
      <w:r w:rsidR="008A2252">
        <w:t>Paket-Manager-Konsole</w:t>
      </w:r>
      <w:bookmarkEnd w:id="22"/>
    </w:p>
    <w:p w14:paraId="489B2595" w14:textId="57039216" w:rsidR="00767194" w:rsidRDefault="00767194" w:rsidP="00767194"/>
    <w:p w14:paraId="277066D8" w14:textId="126190BD" w:rsidR="00767194" w:rsidRDefault="0056212F" w:rsidP="004A4760">
      <w:pPr>
        <w:jc w:val="both"/>
      </w:pPr>
      <w:r>
        <w:t xml:space="preserve">Die NuGet Paket-Manager-Konsole dient zum Installieren von Paketen für MS Visual Studio mittels Konsolenbefehlen. </w:t>
      </w:r>
      <w:r w:rsidR="00B67B9A">
        <w:t>Unter folgendem Pfad lässt sich diese Konsole ausführen</w:t>
      </w:r>
      <w:r w:rsidR="00767194">
        <w:t>:</w:t>
      </w:r>
    </w:p>
    <w:p w14:paraId="1E26409E" w14:textId="4D69A729" w:rsidR="00767194" w:rsidRDefault="00767194" w:rsidP="00767194">
      <w:pPr>
        <w:pStyle w:val="Listenabsatz"/>
        <w:numPr>
          <w:ilvl w:val="0"/>
          <w:numId w:val="8"/>
        </w:numPr>
      </w:pPr>
      <w:r>
        <w:t>Menüpunkt „</w:t>
      </w:r>
      <w:r w:rsidR="003006F8">
        <w:t>Extras</w:t>
      </w:r>
      <w:r>
        <w:t>“</w:t>
      </w:r>
    </w:p>
    <w:p w14:paraId="5999E14E" w14:textId="0FF51E4A" w:rsidR="00767194" w:rsidRDefault="003006F8" w:rsidP="00767194">
      <w:pPr>
        <w:pStyle w:val="Listenabsatz"/>
        <w:numPr>
          <w:ilvl w:val="1"/>
          <w:numId w:val="8"/>
        </w:numPr>
      </w:pPr>
      <w:r>
        <w:t>Untermenü</w:t>
      </w:r>
      <w:r w:rsidR="00767194">
        <w:t xml:space="preserve"> „</w:t>
      </w:r>
      <w:r>
        <w:t>NuGet-Paket-Manager</w:t>
      </w:r>
      <w:r w:rsidR="00767194">
        <w:t>“</w:t>
      </w:r>
    </w:p>
    <w:p w14:paraId="12309219" w14:textId="3B10C94D" w:rsidR="008A2252" w:rsidRDefault="003006F8" w:rsidP="00A26BFC">
      <w:pPr>
        <w:pStyle w:val="Listenabsatz"/>
        <w:numPr>
          <w:ilvl w:val="2"/>
          <w:numId w:val="8"/>
        </w:numPr>
      </w:pPr>
      <w:r>
        <w:t>Unterpunkt „Paket-Manager-Konsole“</w:t>
      </w:r>
    </w:p>
    <w:p w14:paraId="422FDA0A" w14:textId="3CC36AFD" w:rsidR="00D10164" w:rsidRDefault="00D10164" w:rsidP="001960FB">
      <w:pPr>
        <w:jc w:val="center"/>
      </w:pPr>
      <w:r>
        <w:rPr>
          <w:noProof/>
        </w:rPr>
        <w:drawing>
          <wp:inline distT="0" distB="0" distL="0" distR="0" wp14:anchorId="3248906E" wp14:editId="491F8230">
            <wp:extent cx="5067721" cy="284797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85510" cy="2857972"/>
                    </a:xfrm>
                    <a:prstGeom prst="rect">
                      <a:avLst/>
                    </a:prstGeom>
                    <a:noFill/>
                    <a:ln>
                      <a:noFill/>
                    </a:ln>
                  </pic:spPr>
                </pic:pic>
              </a:graphicData>
            </a:graphic>
          </wp:inline>
        </w:drawing>
      </w:r>
    </w:p>
    <w:p w14:paraId="4A1EEE4C" w14:textId="15A156A7" w:rsidR="001960FB" w:rsidRDefault="007473FF" w:rsidP="007473FF">
      <w:pPr>
        <w:pStyle w:val="Beschriftung"/>
        <w:jc w:val="center"/>
      </w:pPr>
      <w:r>
        <w:t xml:space="preserve">Abbildung </w:t>
      </w:r>
      <w:fldSimple w:instr=" SEQ Abbildung \* ARABIC ">
        <w:r w:rsidR="00281768">
          <w:rPr>
            <w:noProof/>
          </w:rPr>
          <w:t>19</w:t>
        </w:r>
      </w:fldSimple>
      <w:r>
        <w:t>: MS Visual Studio - View: NuGet-Paket-Manager-Konsole</w:t>
      </w:r>
    </w:p>
    <w:p w14:paraId="2FEC3F16" w14:textId="28366720" w:rsidR="0056212F" w:rsidRDefault="0056212F">
      <w:r>
        <w:br w:type="page"/>
      </w:r>
    </w:p>
    <w:p w14:paraId="2593D821" w14:textId="5B990672" w:rsidR="00A26BFC" w:rsidRPr="00A26BFC" w:rsidRDefault="00A26BFC" w:rsidP="00A26BFC">
      <w:pPr>
        <w:pStyle w:val="berschrift3"/>
        <w:numPr>
          <w:ilvl w:val="2"/>
          <w:numId w:val="1"/>
        </w:numPr>
      </w:pPr>
      <w:bookmarkStart w:id="23" w:name="_Toc80273599"/>
      <w:r>
        <w:lastRenderedPageBreak/>
        <w:t>Developer-PowerShell</w:t>
      </w:r>
      <w:bookmarkEnd w:id="23"/>
    </w:p>
    <w:p w14:paraId="675E279F" w14:textId="2289DE29" w:rsidR="00B45498" w:rsidRDefault="00B45498"/>
    <w:p w14:paraId="3673F7B0" w14:textId="6DC2ACF2" w:rsidR="00CE743D" w:rsidRDefault="00CE743D" w:rsidP="00E04143">
      <w:pPr>
        <w:jc w:val="both"/>
      </w:pPr>
      <w:r>
        <w:t xml:space="preserve">Die </w:t>
      </w:r>
      <w:r w:rsidR="00B45498">
        <w:t xml:space="preserve">Developer-PowerShell </w:t>
      </w:r>
      <w:r>
        <w:t xml:space="preserve">dient </w:t>
      </w:r>
      <w:r w:rsidR="00B45498">
        <w:t>zum Ausführen von Programmen</w:t>
      </w:r>
      <w:r w:rsidR="000B5DCA">
        <w:t xml:space="preserve"> mittel</w:t>
      </w:r>
      <w:r w:rsidR="00514583">
        <w:t xml:space="preserve">s </w:t>
      </w:r>
      <w:r w:rsidR="000B5DCA">
        <w:t>Konsolenbefehl</w:t>
      </w:r>
      <w:r w:rsidR="00514583">
        <w:t>e</w:t>
      </w:r>
      <w:r>
        <w:t>, um bestimmte Ausgaben des Programmes zu testen.</w:t>
      </w:r>
    </w:p>
    <w:p w14:paraId="1E1C8890" w14:textId="6257F597" w:rsidR="00B45498" w:rsidRDefault="00CE743D" w:rsidP="00E04143">
      <w:pPr>
        <w:jc w:val="both"/>
      </w:pPr>
      <w:r>
        <w:t>Ein Beispiel ist eine JavaScript-Anwendung, welche aus TypeScript als Ursprung kompiliert wurde. Dieses Script kann beispielsweise aus einem „Hello World“ bestehen, welche in der Developer-PowerShell angezeigt werden kann.</w:t>
      </w:r>
    </w:p>
    <w:p w14:paraId="5AFE69B6" w14:textId="02186919" w:rsidR="00C87E5D" w:rsidRDefault="008C2446" w:rsidP="00E04143">
      <w:pPr>
        <w:jc w:val="both"/>
      </w:pPr>
      <w:r>
        <w:t>Unter folgenden Pfad kann d</w:t>
      </w:r>
      <w:r w:rsidR="00CE743D">
        <w:t>ie</w:t>
      </w:r>
      <w:r>
        <w:t xml:space="preserve"> </w:t>
      </w:r>
      <w:r w:rsidR="00CE743D">
        <w:t xml:space="preserve">Developer-PowerShell </w:t>
      </w:r>
      <w:r>
        <w:t>ausgeführt werden</w:t>
      </w:r>
      <w:r w:rsidR="00C87E5D">
        <w:t>:</w:t>
      </w:r>
    </w:p>
    <w:p w14:paraId="2ABD4DDD" w14:textId="73CBBE34" w:rsidR="00C87E5D" w:rsidRDefault="00C87E5D" w:rsidP="00C87E5D">
      <w:pPr>
        <w:pStyle w:val="Listenabsatz"/>
        <w:numPr>
          <w:ilvl w:val="0"/>
          <w:numId w:val="8"/>
        </w:numPr>
      </w:pPr>
      <w:r>
        <w:t>Menüpunkt „Ansicht“</w:t>
      </w:r>
    </w:p>
    <w:p w14:paraId="56D350A2" w14:textId="4A67A5C9" w:rsidR="00C87E5D" w:rsidRDefault="00C87E5D" w:rsidP="00C87E5D">
      <w:pPr>
        <w:pStyle w:val="Listenabsatz"/>
        <w:numPr>
          <w:ilvl w:val="1"/>
          <w:numId w:val="8"/>
        </w:numPr>
      </w:pPr>
      <w:r>
        <w:t>Unterpunkt „Terminal“</w:t>
      </w:r>
    </w:p>
    <w:p w14:paraId="3F5C772C" w14:textId="7A569A5A" w:rsidR="00C87E5D" w:rsidRDefault="00D86460" w:rsidP="001960FB">
      <w:pPr>
        <w:jc w:val="center"/>
      </w:pPr>
      <w:r>
        <w:rPr>
          <w:noProof/>
        </w:rPr>
        <w:drawing>
          <wp:inline distT="0" distB="0" distL="0" distR="0" wp14:anchorId="053E1311" wp14:editId="4EEEC7CC">
            <wp:extent cx="5200650" cy="281952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07235" cy="2823096"/>
                    </a:xfrm>
                    <a:prstGeom prst="rect">
                      <a:avLst/>
                    </a:prstGeom>
                    <a:noFill/>
                    <a:ln>
                      <a:noFill/>
                    </a:ln>
                  </pic:spPr>
                </pic:pic>
              </a:graphicData>
            </a:graphic>
          </wp:inline>
        </w:drawing>
      </w:r>
    </w:p>
    <w:p w14:paraId="3CC92998" w14:textId="358D61A7" w:rsidR="00B45498" w:rsidRPr="00044473" w:rsidRDefault="0021181F" w:rsidP="0021181F">
      <w:pPr>
        <w:pStyle w:val="Beschriftung"/>
        <w:jc w:val="center"/>
      </w:pPr>
      <w:r w:rsidRPr="00044473">
        <w:t xml:space="preserve">Abbildung </w:t>
      </w:r>
      <w:r w:rsidR="0056327C">
        <w:fldChar w:fldCharType="begin"/>
      </w:r>
      <w:r w:rsidR="0056327C" w:rsidRPr="00044473">
        <w:instrText xml:space="preserve"> SEQ Abbildung \* ARABIC </w:instrText>
      </w:r>
      <w:r w:rsidR="0056327C">
        <w:fldChar w:fldCharType="separate"/>
      </w:r>
      <w:r w:rsidR="00281768" w:rsidRPr="00044473">
        <w:rPr>
          <w:noProof/>
        </w:rPr>
        <w:t>20</w:t>
      </w:r>
      <w:r w:rsidR="0056327C">
        <w:rPr>
          <w:noProof/>
        </w:rPr>
        <w:fldChar w:fldCharType="end"/>
      </w:r>
      <w:r w:rsidRPr="00044473">
        <w:t>: MS Visual Studio - View: Developer-PowerShell</w:t>
      </w:r>
    </w:p>
    <w:p w14:paraId="2207EDEE" w14:textId="77777777" w:rsidR="0021181F" w:rsidRPr="00044473" w:rsidRDefault="0021181F"/>
    <w:p w14:paraId="4C4D898A" w14:textId="613142CC" w:rsidR="0038056E" w:rsidRDefault="004F0AE9">
      <w:r>
        <w:t>Zu der Developer-PowerShell gibt es folgende A</w:t>
      </w:r>
      <w:r w:rsidR="0038056E">
        <w:t>lternativ</w:t>
      </w:r>
      <w:r>
        <w:t>m</w:t>
      </w:r>
      <w:r w:rsidR="0038056E">
        <w:t>öglichkeiten</w:t>
      </w:r>
      <w:r>
        <w:t>:</w:t>
      </w:r>
    </w:p>
    <w:p w14:paraId="11E75EC4" w14:textId="3C3E95C4" w:rsidR="00900B29" w:rsidRDefault="00101288" w:rsidP="00900B29">
      <w:pPr>
        <w:pStyle w:val="Listenabsatz"/>
        <w:numPr>
          <w:ilvl w:val="0"/>
          <w:numId w:val="8"/>
        </w:numPr>
      </w:pPr>
      <w:r>
        <w:t>MS Visual Studio Developer-</w:t>
      </w:r>
      <w:r w:rsidR="00900B29">
        <w:t>Eingabeaufforderung</w:t>
      </w:r>
    </w:p>
    <w:p w14:paraId="687D20DC" w14:textId="34A88F67" w:rsidR="00900B29" w:rsidRDefault="00900B29" w:rsidP="00900B29">
      <w:pPr>
        <w:pStyle w:val="Listenabsatz"/>
        <w:numPr>
          <w:ilvl w:val="1"/>
          <w:numId w:val="8"/>
        </w:numPr>
      </w:pPr>
      <w:r>
        <w:t>Im nachfolgenden Punkt 3.4.4. Developer-Eingabeaufforderung</w:t>
      </w:r>
    </w:p>
    <w:p w14:paraId="10974681" w14:textId="6D6BA1BF" w:rsidR="0038056E" w:rsidRDefault="0038056E" w:rsidP="0038056E">
      <w:pPr>
        <w:pStyle w:val="Listenabsatz"/>
        <w:numPr>
          <w:ilvl w:val="0"/>
          <w:numId w:val="8"/>
        </w:numPr>
      </w:pPr>
      <w:r>
        <w:t>Windows Eingabeaufforderung</w:t>
      </w:r>
    </w:p>
    <w:p w14:paraId="486A4FF2" w14:textId="2AB1C1E1" w:rsidR="0038056E" w:rsidRDefault="0038056E" w:rsidP="0038056E">
      <w:pPr>
        <w:pStyle w:val="Listenabsatz"/>
        <w:numPr>
          <w:ilvl w:val="0"/>
          <w:numId w:val="8"/>
        </w:numPr>
      </w:pPr>
      <w:r>
        <w:t>Windows PowerShell</w:t>
      </w:r>
    </w:p>
    <w:p w14:paraId="006792C8" w14:textId="30D90254" w:rsidR="005A0700" w:rsidRDefault="005A0700" w:rsidP="005A0700"/>
    <w:p w14:paraId="103B17ED" w14:textId="4611968B" w:rsidR="005A0700" w:rsidRDefault="005A0700">
      <w:r>
        <w:br w:type="page"/>
      </w:r>
    </w:p>
    <w:p w14:paraId="2BC93C39" w14:textId="18EA8779" w:rsidR="005A0700" w:rsidRDefault="005A0700" w:rsidP="005A0700">
      <w:pPr>
        <w:pStyle w:val="berschrift3"/>
        <w:numPr>
          <w:ilvl w:val="2"/>
          <w:numId w:val="1"/>
        </w:numPr>
      </w:pPr>
      <w:bookmarkStart w:id="24" w:name="_Toc80273600"/>
      <w:r>
        <w:lastRenderedPageBreak/>
        <w:t>Developer-Eingabeaufforderung</w:t>
      </w:r>
      <w:bookmarkEnd w:id="24"/>
    </w:p>
    <w:p w14:paraId="785BEE71" w14:textId="79D75BCF" w:rsidR="005A0700" w:rsidRDefault="005A0700" w:rsidP="005A0700"/>
    <w:p w14:paraId="7EE8CDFE" w14:textId="3E5EF920" w:rsidR="00EF4B18" w:rsidRDefault="005A0700" w:rsidP="00E04143">
      <w:pPr>
        <w:jc w:val="both"/>
      </w:pPr>
      <w:r>
        <w:t>Ebenso wie die Developer-PowerShell kann die Developer-Eingabeaufforderung zur Ausgabe von JavaScript-Code sowie TypeScript-Code</w:t>
      </w:r>
      <w:r w:rsidR="000B5DCA" w:rsidRPr="000B5DCA">
        <w:t xml:space="preserve"> </w:t>
      </w:r>
      <w:r w:rsidR="000B5DCA">
        <w:t>mittels Konsolenbefehl</w:t>
      </w:r>
      <w:r w:rsidR="00514583">
        <w:t>e</w:t>
      </w:r>
      <w:r>
        <w:t xml:space="preserve"> verwendet werden.</w:t>
      </w:r>
    </w:p>
    <w:p w14:paraId="01CD217F" w14:textId="10E615BC" w:rsidR="00A016E5" w:rsidRDefault="005A0700" w:rsidP="00E04143">
      <w:pPr>
        <w:jc w:val="both"/>
      </w:pPr>
      <w:r>
        <w:t>Um die Developer-Eingabeaufforderung zu öffnen</w:t>
      </w:r>
      <w:r w:rsidR="00A016E5">
        <w:t>,</w:t>
      </w:r>
      <w:r>
        <w:t xml:space="preserve"> muss </w:t>
      </w:r>
      <w:r w:rsidR="000365F1">
        <w:t xml:space="preserve">die Developer-PowerShell </w:t>
      </w:r>
      <w:r w:rsidR="00563757">
        <w:t>ausgeführt werden</w:t>
      </w:r>
      <w:r w:rsidR="000365F1">
        <w:t>.</w:t>
      </w:r>
      <w:r w:rsidR="00A016E5">
        <w:t xml:space="preserve"> </w:t>
      </w:r>
      <w:r w:rsidR="00CF75CF">
        <w:t>Unter folgenden Pfad kann die Developer-Eingabeaufforderung ausgeführt wer</w:t>
      </w:r>
      <w:r w:rsidR="00A016E5">
        <w:t>den:</w:t>
      </w:r>
    </w:p>
    <w:p w14:paraId="358ABCF6" w14:textId="10E354CA" w:rsidR="00A016E5" w:rsidRDefault="00097E98" w:rsidP="00A016E5">
      <w:pPr>
        <w:pStyle w:val="Listenabsatz"/>
        <w:numPr>
          <w:ilvl w:val="0"/>
          <w:numId w:val="8"/>
        </w:numPr>
      </w:pPr>
      <w:r>
        <w:t>Konsole „Developer-PowerShell“</w:t>
      </w:r>
    </w:p>
    <w:p w14:paraId="55EA10A7" w14:textId="3CE7880C" w:rsidR="005A0700" w:rsidRDefault="00A016E5" w:rsidP="005A0700">
      <w:pPr>
        <w:pStyle w:val="Listenabsatz"/>
        <w:numPr>
          <w:ilvl w:val="1"/>
          <w:numId w:val="8"/>
        </w:numPr>
      </w:pPr>
      <w:r>
        <w:t>Unterpunkt</w:t>
      </w:r>
      <w:r w:rsidR="00097E98">
        <w:t xml:space="preserve"> grünes Plus mit Bezeichnung</w:t>
      </w:r>
      <w:r>
        <w:t xml:space="preserve"> „</w:t>
      </w:r>
      <w:r w:rsidR="00097E98">
        <w:t>Developer-PowerShell</w:t>
      </w:r>
      <w:r>
        <w:t>“</w:t>
      </w:r>
    </w:p>
    <w:p w14:paraId="5EBF2B11" w14:textId="6814C992" w:rsidR="0038056E" w:rsidRDefault="00097E98" w:rsidP="00563757">
      <w:pPr>
        <w:pStyle w:val="Listenabsatz"/>
        <w:numPr>
          <w:ilvl w:val="2"/>
          <w:numId w:val="8"/>
        </w:numPr>
      </w:pPr>
      <w:r>
        <w:t>Auswahl „Developer-Eingabeaufforderung“</w:t>
      </w:r>
    </w:p>
    <w:p w14:paraId="6AD11E2B" w14:textId="39FA92AC" w:rsidR="005A0700" w:rsidRDefault="005A0700">
      <w:r>
        <w:rPr>
          <w:noProof/>
        </w:rPr>
        <w:drawing>
          <wp:inline distT="0" distB="0" distL="0" distR="0" wp14:anchorId="2519E0E9" wp14:editId="3F36F24F">
            <wp:extent cx="5753100" cy="3124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74792C81" w14:textId="761B9A37" w:rsidR="005A0700" w:rsidRDefault="00A91D90" w:rsidP="00A91D90">
      <w:pPr>
        <w:pStyle w:val="Beschriftung"/>
        <w:jc w:val="center"/>
      </w:pPr>
      <w:r>
        <w:t xml:space="preserve">Abbildung </w:t>
      </w:r>
      <w:fldSimple w:instr=" SEQ Abbildung \* ARABIC ">
        <w:r w:rsidR="00281768">
          <w:rPr>
            <w:noProof/>
          </w:rPr>
          <w:t>21</w:t>
        </w:r>
      </w:fldSimple>
      <w:r>
        <w:t>: MS Visual Studio - View: Developer-Eingabeaufforderung</w:t>
      </w:r>
    </w:p>
    <w:p w14:paraId="7BB3CC83" w14:textId="77777777" w:rsidR="00A91D90" w:rsidRDefault="00A91D90"/>
    <w:p w14:paraId="10E6F019" w14:textId="6F7900D9" w:rsidR="004148E8" w:rsidRDefault="00C879BC" w:rsidP="004148E8">
      <w:r>
        <w:t>Zu der Developer-Eingabeaufforderung gibt es folgende Alternativmöglichkeiten:</w:t>
      </w:r>
    </w:p>
    <w:p w14:paraId="06959AB2" w14:textId="2464139B" w:rsidR="004148E8" w:rsidRDefault="004148E8" w:rsidP="004148E8">
      <w:pPr>
        <w:pStyle w:val="Listenabsatz"/>
        <w:numPr>
          <w:ilvl w:val="0"/>
          <w:numId w:val="8"/>
        </w:numPr>
      </w:pPr>
      <w:r>
        <w:t>MS Visual Studio Developer-PowerShell</w:t>
      </w:r>
    </w:p>
    <w:p w14:paraId="345C4734" w14:textId="5483B10A" w:rsidR="004148E8" w:rsidRDefault="004148E8" w:rsidP="004148E8">
      <w:pPr>
        <w:pStyle w:val="Listenabsatz"/>
        <w:numPr>
          <w:ilvl w:val="1"/>
          <w:numId w:val="8"/>
        </w:numPr>
      </w:pPr>
      <w:r>
        <w:t>Im vorherigen Punkt 3.4.3. Developer-PowerShell</w:t>
      </w:r>
    </w:p>
    <w:p w14:paraId="532453A1" w14:textId="77777777" w:rsidR="004148E8" w:rsidRDefault="004148E8" w:rsidP="004148E8">
      <w:pPr>
        <w:pStyle w:val="Listenabsatz"/>
        <w:numPr>
          <w:ilvl w:val="0"/>
          <w:numId w:val="8"/>
        </w:numPr>
      </w:pPr>
      <w:r>
        <w:t>Windows Eingabeaufforderung</w:t>
      </w:r>
    </w:p>
    <w:p w14:paraId="33A93B1B" w14:textId="652946BD" w:rsidR="004148E8" w:rsidRDefault="004148E8" w:rsidP="004148E8">
      <w:pPr>
        <w:pStyle w:val="Listenabsatz"/>
        <w:numPr>
          <w:ilvl w:val="0"/>
          <w:numId w:val="8"/>
        </w:numPr>
      </w:pPr>
      <w:r>
        <w:t>Windows PowerShell</w:t>
      </w:r>
    </w:p>
    <w:p w14:paraId="490E3A82" w14:textId="77777777" w:rsidR="00984AAD" w:rsidRDefault="00984AAD"/>
    <w:p w14:paraId="7B8BB326" w14:textId="6C2B0290" w:rsidR="00984AAD" w:rsidRDefault="00984AAD">
      <w:r>
        <w:br w:type="page"/>
      </w:r>
    </w:p>
    <w:p w14:paraId="73850636" w14:textId="13763C19" w:rsidR="004148E8" w:rsidRDefault="00984AAD" w:rsidP="00984AAD">
      <w:pPr>
        <w:pStyle w:val="berschrift2"/>
        <w:numPr>
          <w:ilvl w:val="1"/>
          <w:numId w:val="1"/>
        </w:numPr>
      </w:pPr>
      <w:bookmarkStart w:id="25" w:name="_Toc80273601"/>
      <w:r>
        <w:lastRenderedPageBreak/>
        <w:t>MS Visual Studio – Updates</w:t>
      </w:r>
      <w:bookmarkEnd w:id="25"/>
    </w:p>
    <w:p w14:paraId="39EC4647" w14:textId="5A58F393" w:rsidR="00B9638F" w:rsidRDefault="00B9638F" w:rsidP="00B9638F"/>
    <w:p w14:paraId="50FBC978" w14:textId="666CE659" w:rsidR="008A636D" w:rsidRDefault="00995188" w:rsidP="00E04143">
      <w:pPr>
        <w:jc w:val="both"/>
      </w:pPr>
      <w:r>
        <w:t>Für die AFA ist es der Anspruch die Technologie für</w:t>
      </w:r>
      <w:r w:rsidR="00835610">
        <w:t xml:space="preserve"> die Entwicklung von Web-Apps </w:t>
      </w:r>
      <w:r>
        <w:t>aktuell zu halten</w:t>
      </w:r>
      <w:r w:rsidR="00835610">
        <w:t xml:space="preserve">. </w:t>
      </w:r>
      <w:r w:rsidR="008A636D">
        <w:t>Für die unten aufgelisteten Bestandteile von MS Visual Studio muss die Aktualität gewährleistet sein:</w:t>
      </w:r>
    </w:p>
    <w:p w14:paraId="612DDD29" w14:textId="74854D3B" w:rsidR="00835610" w:rsidRDefault="005E1AFE" w:rsidP="005E1AFE">
      <w:pPr>
        <w:pStyle w:val="Listenabsatz"/>
        <w:numPr>
          <w:ilvl w:val="0"/>
          <w:numId w:val="27"/>
        </w:numPr>
      </w:pPr>
      <w:r>
        <w:t>Kernprogramm</w:t>
      </w:r>
    </w:p>
    <w:p w14:paraId="38F0D548" w14:textId="6653776F" w:rsidR="005E1AFE" w:rsidRDefault="005E1AFE" w:rsidP="005E1AFE">
      <w:pPr>
        <w:pStyle w:val="Listenabsatz"/>
        <w:numPr>
          <w:ilvl w:val="1"/>
          <w:numId w:val="27"/>
        </w:numPr>
      </w:pPr>
      <w:r>
        <w:t>Updates</w:t>
      </w:r>
    </w:p>
    <w:p w14:paraId="2B19CEC4" w14:textId="791FB43C" w:rsidR="005E1AFE" w:rsidRDefault="005E1AFE" w:rsidP="005E1AFE">
      <w:pPr>
        <w:pStyle w:val="Listenabsatz"/>
        <w:numPr>
          <w:ilvl w:val="1"/>
          <w:numId w:val="27"/>
        </w:numPr>
      </w:pPr>
      <w:r>
        <w:t>Versionsupgrades</w:t>
      </w:r>
    </w:p>
    <w:p w14:paraId="50524D2B" w14:textId="3E6D4AF6" w:rsidR="005E1AFE" w:rsidRDefault="005E1AFE" w:rsidP="005E1AFE">
      <w:pPr>
        <w:pStyle w:val="Listenabsatz"/>
        <w:numPr>
          <w:ilvl w:val="0"/>
          <w:numId w:val="27"/>
        </w:numPr>
      </w:pPr>
      <w:r>
        <w:t>Komponenten</w:t>
      </w:r>
    </w:p>
    <w:p w14:paraId="01E19085" w14:textId="270104F5" w:rsidR="005E1AFE" w:rsidRDefault="005E1AFE" w:rsidP="005E1AFE">
      <w:pPr>
        <w:pStyle w:val="Listenabsatz"/>
        <w:numPr>
          <w:ilvl w:val="0"/>
          <w:numId w:val="27"/>
        </w:numPr>
      </w:pPr>
      <w:r>
        <w:t>Plugins</w:t>
      </w:r>
    </w:p>
    <w:p w14:paraId="380D97BF" w14:textId="77777777" w:rsidR="00835610" w:rsidRDefault="00835610" w:rsidP="00B9638F"/>
    <w:p w14:paraId="4382CD4A" w14:textId="394735F0" w:rsidR="00311D2A" w:rsidRDefault="00311D2A" w:rsidP="00311D2A">
      <w:pPr>
        <w:pStyle w:val="berschrift3"/>
        <w:numPr>
          <w:ilvl w:val="2"/>
          <w:numId w:val="1"/>
        </w:numPr>
      </w:pPr>
      <w:bookmarkStart w:id="26" w:name="_Toc80273602"/>
      <w:r>
        <w:t>Kernprogramm – Updates/Versionsupgrades</w:t>
      </w:r>
      <w:bookmarkEnd w:id="26"/>
    </w:p>
    <w:p w14:paraId="7BECFA7F" w14:textId="4D52D0D3" w:rsidR="0061325E" w:rsidRDefault="0061325E" w:rsidP="0061325E"/>
    <w:p w14:paraId="2A65A720" w14:textId="04D15E06" w:rsidR="0061325E" w:rsidRDefault="0061325E" w:rsidP="00E04143">
      <w:pPr>
        <w:jc w:val="both"/>
      </w:pPr>
      <w:r>
        <w:t>Um die Aktualität</w:t>
      </w:r>
      <w:r w:rsidR="00470AE2">
        <w:t xml:space="preserve"> des Kernprogrammes</w:t>
      </w:r>
      <w:r>
        <w:t xml:space="preserve"> von MS Visual Studio zu gewährleisten, erfolgen zwei Schritte zu Überprüfung der Aktualität</w:t>
      </w:r>
      <w:r w:rsidR="005D4F26">
        <w:t>:</w:t>
      </w:r>
    </w:p>
    <w:p w14:paraId="4EBE9B23" w14:textId="1A189449" w:rsidR="005D4F26" w:rsidRDefault="00F8309A" w:rsidP="005D4F26">
      <w:pPr>
        <w:pStyle w:val="Listenabsatz"/>
        <w:numPr>
          <w:ilvl w:val="0"/>
          <w:numId w:val="28"/>
        </w:numPr>
      </w:pPr>
      <w:r>
        <w:t xml:space="preserve">MS Visual Studio - </w:t>
      </w:r>
      <w:r w:rsidR="005D4F26">
        <w:t>Updates</w:t>
      </w:r>
    </w:p>
    <w:p w14:paraId="298CC609" w14:textId="290FC9E8" w:rsidR="005D4F26" w:rsidRDefault="00F8309A" w:rsidP="005D4F26">
      <w:pPr>
        <w:pStyle w:val="Listenabsatz"/>
        <w:numPr>
          <w:ilvl w:val="0"/>
          <w:numId w:val="28"/>
        </w:numPr>
      </w:pPr>
      <w:r>
        <w:t xml:space="preserve">MS Visual Studio - </w:t>
      </w:r>
      <w:r w:rsidR="005D4F26">
        <w:t>Versionsupgrades</w:t>
      </w:r>
    </w:p>
    <w:p w14:paraId="6AF211F7" w14:textId="7B3EEF6A" w:rsidR="00C676A3" w:rsidRDefault="00C676A3" w:rsidP="00C676A3"/>
    <w:p w14:paraId="6634F407" w14:textId="75429382" w:rsidR="00676F03" w:rsidRPr="00BE38AD" w:rsidRDefault="00BE38AD" w:rsidP="00C676A3">
      <w:pPr>
        <w:rPr>
          <w:b/>
          <w:bCs/>
        </w:rPr>
      </w:pPr>
      <w:r w:rsidRPr="00BE38AD">
        <w:rPr>
          <w:b/>
          <w:bCs/>
        </w:rPr>
        <w:t xml:space="preserve">MS Visual Studio </w:t>
      </w:r>
      <w:r w:rsidR="00676F03">
        <w:rPr>
          <w:b/>
          <w:bCs/>
        </w:rPr>
        <w:t>–</w:t>
      </w:r>
      <w:r w:rsidRPr="00BE38AD">
        <w:rPr>
          <w:b/>
          <w:bCs/>
        </w:rPr>
        <w:t xml:space="preserve"> Updates</w:t>
      </w:r>
    </w:p>
    <w:p w14:paraId="0E31B0DC" w14:textId="30087E08" w:rsidR="00C676A3" w:rsidRDefault="00C676A3" w:rsidP="00C676A3">
      <w:r>
        <w:t>Die Überprüfung von Updates kann über folgendes Menü aufgerufen werden:</w:t>
      </w:r>
    </w:p>
    <w:p w14:paraId="50D7B72C" w14:textId="29EEBB1F" w:rsidR="00C676A3" w:rsidRDefault="00C676A3" w:rsidP="00C676A3">
      <w:pPr>
        <w:pStyle w:val="Listenabsatz"/>
        <w:numPr>
          <w:ilvl w:val="0"/>
          <w:numId w:val="31"/>
        </w:numPr>
      </w:pPr>
      <w:r>
        <w:t>Menüpunkt „Hilfe“</w:t>
      </w:r>
    </w:p>
    <w:p w14:paraId="447DD204" w14:textId="34462E57" w:rsidR="00C676A3" w:rsidRPr="0061325E" w:rsidRDefault="00C676A3" w:rsidP="00C676A3">
      <w:pPr>
        <w:pStyle w:val="Listenabsatz"/>
        <w:numPr>
          <w:ilvl w:val="1"/>
          <w:numId w:val="31"/>
        </w:numPr>
      </w:pPr>
      <w:r>
        <w:t>Unterpunkt „Nach Updates suchen“</w:t>
      </w:r>
    </w:p>
    <w:p w14:paraId="100BB96D" w14:textId="5DC18F0A" w:rsidR="00311D2A" w:rsidRDefault="0061325E" w:rsidP="00311D2A">
      <w:r>
        <w:rPr>
          <w:noProof/>
        </w:rPr>
        <w:drawing>
          <wp:inline distT="0" distB="0" distL="0" distR="0" wp14:anchorId="5C80AD7D" wp14:editId="2AD7CC21">
            <wp:extent cx="5762625" cy="31242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14:paraId="65995097" w14:textId="5DA73DEB" w:rsidR="00F8309A" w:rsidRDefault="00F8309A" w:rsidP="00F8309A">
      <w:pPr>
        <w:pStyle w:val="Beschriftung"/>
        <w:jc w:val="center"/>
      </w:pPr>
      <w:r>
        <w:t xml:space="preserve">Abbildung </w:t>
      </w:r>
      <w:fldSimple w:instr=" SEQ Abbildung \* ARABIC ">
        <w:r w:rsidR="00281768">
          <w:rPr>
            <w:noProof/>
          </w:rPr>
          <w:t>22</w:t>
        </w:r>
      </w:fldSimple>
      <w:r>
        <w:t xml:space="preserve">: MS Visual Studio </w:t>
      </w:r>
      <w:r w:rsidR="00676F03">
        <w:t>–</w:t>
      </w:r>
      <w:r>
        <w:t xml:space="preserve"> Updates</w:t>
      </w:r>
    </w:p>
    <w:p w14:paraId="5C83F9D1" w14:textId="47DF8097" w:rsidR="00D63AE6" w:rsidRPr="00D63AE6" w:rsidRDefault="001F1F40" w:rsidP="001456E5">
      <w:pPr>
        <w:jc w:val="both"/>
      </w:pPr>
      <w:r>
        <w:lastRenderedPageBreak/>
        <w:t>Im Normalfall</w:t>
      </w:r>
      <w:r w:rsidR="00D63AE6">
        <w:t xml:space="preserve"> wird die Überprüfung von Updates </w:t>
      </w:r>
      <w:r w:rsidR="00676A53">
        <w:t>bei</w:t>
      </w:r>
      <w:r w:rsidR="00D63AE6">
        <w:t xml:space="preserve"> MS Visual Studio automatisch vorgenommen. Der Benutzer wird bei vorhandenen Updates entsprechend drauf hingewiesen.</w:t>
      </w:r>
    </w:p>
    <w:p w14:paraId="636A0118" w14:textId="77777777" w:rsidR="00D63AE6" w:rsidRPr="00D63AE6" w:rsidRDefault="00D63AE6" w:rsidP="00676F03"/>
    <w:p w14:paraId="7CAC3455" w14:textId="4E13A9E8" w:rsidR="00676F03" w:rsidRDefault="00676F03" w:rsidP="00676F03">
      <w:pPr>
        <w:rPr>
          <w:b/>
          <w:bCs/>
        </w:rPr>
      </w:pPr>
      <w:r>
        <w:rPr>
          <w:b/>
          <w:bCs/>
        </w:rPr>
        <w:t>MS Visual Studio – Versionsupgrades</w:t>
      </w:r>
    </w:p>
    <w:p w14:paraId="67ADC214" w14:textId="246C621F" w:rsidR="00676F03" w:rsidRPr="002E007B" w:rsidRDefault="002E007B" w:rsidP="001456E5">
      <w:pPr>
        <w:jc w:val="both"/>
      </w:pPr>
      <w:r w:rsidRPr="002E007B">
        <w:t>Versionsupgrades erfordern die Beschaffung einer neuen kostenpflichtigen</w:t>
      </w:r>
      <w:r>
        <w:t xml:space="preserve"> Lizenz</w:t>
      </w:r>
      <w:r w:rsidR="00F63C9A">
        <w:t xml:space="preserve"> dieser Version</w:t>
      </w:r>
      <w:r>
        <w:t xml:space="preserve"> von MS Visual Studio.</w:t>
      </w:r>
      <w:r w:rsidR="004F3458">
        <w:t xml:space="preserve"> Auf der Website von MS Visual Studio kann regelmäßig geprüft werden, ob ein Versionsupgrade angekündigt wird bzw.</w:t>
      </w:r>
      <w:r w:rsidR="00A26065">
        <w:t xml:space="preserve"> ob</w:t>
      </w:r>
      <w:r w:rsidR="004F3458">
        <w:t xml:space="preserve"> </w:t>
      </w:r>
      <w:r w:rsidR="00A26065">
        <w:t>es ein neues Release gibt</w:t>
      </w:r>
      <w:r w:rsidR="004F3458">
        <w:t>.</w:t>
      </w:r>
    </w:p>
    <w:p w14:paraId="2B65F9D1" w14:textId="5A10765B" w:rsidR="00676F03" w:rsidRDefault="000B3346" w:rsidP="001456E5">
      <w:pPr>
        <w:jc w:val="both"/>
      </w:pPr>
      <w:r>
        <w:t>Link zur MS Visual Studio Website:</w:t>
      </w:r>
    </w:p>
    <w:p w14:paraId="44995A26" w14:textId="22B7531E" w:rsidR="000B3346" w:rsidRDefault="003D727F" w:rsidP="000B3346">
      <w:pPr>
        <w:pStyle w:val="Listenabsatz"/>
        <w:numPr>
          <w:ilvl w:val="0"/>
          <w:numId w:val="31"/>
        </w:numPr>
      </w:pPr>
      <w:hyperlink r:id="rId32" w:history="1">
        <w:r w:rsidR="000B3346" w:rsidRPr="000B3346">
          <w:rPr>
            <w:rStyle w:val="Hyperlink"/>
          </w:rPr>
          <w:t>https://visualstudio.microsoft.com/de/</w:t>
        </w:r>
      </w:hyperlink>
    </w:p>
    <w:p w14:paraId="6DFC6296" w14:textId="77777777" w:rsidR="000B3346" w:rsidRPr="000B3346" w:rsidRDefault="000B3346" w:rsidP="000B3346"/>
    <w:p w14:paraId="0AFD791D" w14:textId="1771E346" w:rsidR="00311D2A" w:rsidRDefault="00311D2A" w:rsidP="00311D2A">
      <w:pPr>
        <w:pStyle w:val="berschrift3"/>
        <w:numPr>
          <w:ilvl w:val="2"/>
          <w:numId w:val="1"/>
        </w:numPr>
      </w:pPr>
      <w:bookmarkStart w:id="27" w:name="_Toc80273603"/>
      <w:r>
        <w:t>Komponenten – Updates</w:t>
      </w:r>
      <w:bookmarkEnd w:id="27"/>
    </w:p>
    <w:p w14:paraId="106F1EF3" w14:textId="51512ED6" w:rsidR="00311D2A" w:rsidRDefault="00311D2A" w:rsidP="00311D2A"/>
    <w:p w14:paraId="327EABD9" w14:textId="04E9CB5A" w:rsidR="00C01831" w:rsidRDefault="00437843" w:rsidP="001456E5">
      <w:pPr>
        <w:jc w:val="both"/>
      </w:pPr>
      <w:r>
        <w:t>Die Updates der installierten Komponenten von MS Visual Studio erfolgen über de</w:t>
      </w:r>
      <w:r w:rsidR="0089170A">
        <w:t>n</w:t>
      </w:r>
      <w:r>
        <w:t xml:space="preserve">selben Prozess wie die Updates des Kernprogrammes. Die Überprüfung </w:t>
      </w:r>
      <w:r w:rsidR="0089170A">
        <w:t>der Updates lässt sich, wie in Unterpunkt 3.5.1. „Kernprogramm – Updates/Versionsupgrades“ erwähnt, über folgendes Menü öffnen:</w:t>
      </w:r>
    </w:p>
    <w:p w14:paraId="4152F32F" w14:textId="77777777" w:rsidR="0089170A" w:rsidRDefault="0089170A" w:rsidP="0089170A">
      <w:pPr>
        <w:pStyle w:val="Listenabsatz"/>
        <w:numPr>
          <w:ilvl w:val="0"/>
          <w:numId w:val="31"/>
        </w:numPr>
      </w:pPr>
      <w:r>
        <w:t>Menüpunkt „Hilfe“</w:t>
      </w:r>
    </w:p>
    <w:p w14:paraId="7B78B237" w14:textId="7E6CD61B" w:rsidR="00676A53" w:rsidRDefault="0089170A" w:rsidP="00676A53">
      <w:pPr>
        <w:pStyle w:val="Listenabsatz"/>
        <w:numPr>
          <w:ilvl w:val="1"/>
          <w:numId w:val="31"/>
        </w:numPr>
      </w:pPr>
      <w:r>
        <w:t>Unterpunkt „Nach Updates suchen“</w:t>
      </w:r>
    </w:p>
    <w:p w14:paraId="305EB375" w14:textId="1A2CC9DD" w:rsidR="00676A53" w:rsidRDefault="00676A53" w:rsidP="00676A53"/>
    <w:p w14:paraId="4348DB1B" w14:textId="2338997B" w:rsidR="00676A53" w:rsidRDefault="001F1F40" w:rsidP="001456E5">
      <w:pPr>
        <w:jc w:val="both"/>
      </w:pPr>
      <w:r>
        <w:t>Im Normalfall</w:t>
      </w:r>
      <w:r w:rsidR="00676A53">
        <w:t xml:space="preserve"> wird die Überprüfung von Komponenten-Updates bei MS Visual Studio automatisch vorgenommen. Der Benutzer wird bei vorhandenen Updates entsprechend drauf hingewiesen.</w:t>
      </w:r>
    </w:p>
    <w:p w14:paraId="187DD9E9" w14:textId="77777777" w:rsidR="00CE7110" w:rsidRDefault="00CE7110" w:rsidP="00311D2A"/>
    <w:p w14:paraId="3DDAFFA9" w14:textId="7A7DE19A" w:rsidR="00311D2A" w:rsidRDefault="00311D2A" w:rsidP="00311D2A">
      <w:pPr>
        <w:pStyle w:val="berschrift3"/>
        <w:numPr>
          <w:ilvl w:val="2"/>
          <w:numId w:val="1"/>
        </w:numPr>
      </w:pPr>
      <w:bookmarkStart w:id="28" w:name="_Toc80273604"/>
      <w:r>
        <w:t>Plugin – Updates</w:t>
      </w:r>
      <w:bookmarkEnd w:id="28"/>
    </w:p>
    <w:p w14:paraId="4A44C0D0" w14:textId="77777777" w:rsidR="00311D2A" w:rsidRPr="00311D2A" w:rsidRDefault="00311D2A" w:rsidP="00311D2A"/>
    <w:p w14:paraId="2141EEDF" w14:textId="77777777" w:rsidR="00B92E54" w:rsidRDefault="00D63AE6" w:rsidP="001456E5">
      <w:pPr>
        <w:jc w:val="both"/>
      </w:pPr>
      <w:r>
        <w:t xml:space="preserve">Plugins </w:t>
      </w:r>
      <w:r w:rsidR="00F66C60">
        <w:t>werden teilweise automatisch geupdatet und zum anderen Teil müssen aktuellere Versionen manuell installiert werden</w:t>
      </w:r>
      <w:r w:rsidR="007537EE">
        <w:t>.</w:t>
      </w:r>
    </w:p>
    <w:p w14:paraId="306C3E76" w14:textId="43A4FC6C" w:rsidR="00B92E54" w:rsidRDefault="00B92E54"/>
    <w:p w14:paraId="2B74A6FC" w14:textId="398358C6" w:rsidR="00B92E54" w:rsidRDefault="00B92E54">
      <w:r>
        <w:t>Für folgende Plugin müssen die Updates manuell vorgenommen werden:</w:t>
      </w:r>
    </w:p>
    <w:p w14:paraId="7EF17034" w14:textId="287DD0D4" w:rsidR="00B92E54" w:rsidRDefault="00B92E54" w:rsidP="00B92E54">
      <w:pPr>
        <w:pStyle w:val="Listenabsatz"/>
        <w:numPr>
          <w:ilvl w:val="0"/>
          <w:numId w:val="31"/>
        </w:numPr>
      </w:pPr>
      <w:r>
        <w:t>TypeScript</w:t>
      </w:r>
    </w:p>
    <w:p w14:paraId="7DC1305A" w14:textId="73B68DA9" w:rsidR="00B46F7F" w:rsidRDefault="00B46F7F" w:rsidP="00B46F7F"/>
    <w:p w14:paraId="3A4C4B28" w14:textId="1BEC0F35" w:rsidR="00EB6CB3" w:rsidRDefault="00B46F7F">
      <w:r>
        <w:t>Alle anderen Plugins werden über den MS Visual Studio Marketplace</w:t>
      </w:r>
      <w:r w:rsidR="00E31C60">
        <w:t xml:space="preserve"> automatisch</w:t>
      </w:r>
      <w:r>
        <w:t xml:space="preserve"> geupdatet.</w:t>
      </w:r>
      <w:r w:rsidR="00EB6CB3">
        <w:br w:type="page"/>
      </w:r>
    </w:p>
    <w:p w14:paraId="3B3F1A45" w14:textId="0B83F567" w:rsidR="003866C2" w:rsidRDefault="003866C2" w:rsidP="003866C2">
      <w:pPr>
        <w:pStyle w:val="berschrift1"/>
        <w:numPr>
          <w:ilvl w:val="0"/>
          <w:numId w:val="1"/>
        </w:numPr>
      </w:pPr>
      <w:bookmarkStart w:id="29" w:name="_Toc80273605"/>
      <w:r>
        <w:lastRenderedPageBreak/>
        <w:t xml:space="preserve">Ergebnis </w:t>
      </w:r>
      <w:r w:rsidR="005E5CAA">
        <w:t>im Einrichtungsprozess der Entwicklungsumgebung für Web-Apps</w:t>
      </w:r>
      <w:bookmarkEnd w:id="29"/>
    </w:p>
    <w:p w14:paraId="2869D760" w14:textId="4D77791D" w:rsidR="003866C2" w:rsidRDefault="003866C2" w:rsidP="003866C2"/>
    <w:p w14:paraId="53152432" w14:textId="1856074E" w:rsidR="00CC1584" w:rsidRDefault="00EC75A0" w:rsidP="001456E5">
      <w:pPr>
        <w:jc w:val="both"/>
      </w:pPr>
      <w:r>
        <w:t xml:space="preserve">Die Installation von MS Visual Studio ist ein </w:t>
      </w:r>
      <w:r w:rsidR="00C96EA1">
        <w:t>Teilprozess bei der</w:t>
      </w:r>
      <w:r>
        <w:t xml:space="preserve"> Einrichtung einer Entwicklungsumgebung für Web-Apps. Folglich wird die Installation von MS Visual Studio im gesamten Prozess eingeordnet.</w:t>
      </w:r>
    </w:p>
    <w:p w14:paraId="4B70463B" w14:textId="18E2E26D" w:rsidR="00226B43" w:rsidRDefault="00004E22" w:rsidP="00226B43">
      <w:r>
        <w:t>Der Prozess zur Einrichtung einer Entwicklungsumgebung für Web-Apps sieht wie folgt aus:</w:t>
      </w:r>
    </w:p>
    <w:p w14:paraId="5059375F" w14:textId="3226D1CC" w:rsidR="008F3C62" w:rsidRPr="001E0CFF" w:rsidRDefault="008F3C62" w:rsidP="008F3C62">
      <w:pPr>
        <w:pStyle w:val="Listenabsatz"/>
        <w:numPr>
          <w:ilvl w:val="0"/>
          <w:numId w:val="33"/>
        </w:numPr>
        <w:rPr>
          <w:b/>
          <w:bCs/>
          <w:color w:val="2F5496" w:themeColor="accent1" w:themeShade="BF"/>
        </w:rPr>
      </w:pPr>
      <w:r w:rsidRPr="001E0CFF">
        <w:rPr>
          <w:b/>
          <w:bCs/>
          <w:color w:val="2F5496" w:themeColor="accent1" w:themeShade="BF"/>
        </w:rPr>
        <w:t>Installation</w:t>
      </w:r>
      <w:r w:rsidR="00371B96">
        <w:rPr>
          <w:b/>
          <w:bCs/>
          <w:color w:val="2F5496" w:themeColor="accent1" w:themeShade="BF"/>
        </w:rPr>
        <w:t>:</w:t>
      </w:r>
      <w:r w:rsidRPr="001E0CFF">
        <w:rPr>
          <w:b/>
          <w:bCs/>
          <w:color w:val="2F5496" w:themeColor="accent1" w:themeShade="BF"/>
        </w:rPr>
        <w:t xml:space="preserve"> MS Visual Studio</w:t>
      </w:r>
      <w:r w:rsidR="00A97F93" w:rsidRPr="001E0CFF">
        <w:rPr>
          <w:b/>
          <w:bCs/>
          <w:color w:val="2F5496" w:themeColor="accent1" w:themeShade="BF"/>
        </w:rPr>
        <w:t xml:space="preserve"> + Plugins</w:t>
      </w:r>
    </w:p>
    <w:p w14:paraId="378318C6" w14:textId="102A1CFD" w:rsidR="00B1560D" w:rsidRPr="00A6459A" w:rsidRDefault="00226B43" w:rsidP="00A6459A">
      <w:pPr>
        <w:pStyle w:val="Listenabsatz"/>
        <w:numPr>
          <w:ilvl w:val="1"/>
          <w:numId w:val="41"/>
        </w:numPr>
        <w:rPr>
          <w:b/>
          <w:bCs/>
          <w:color w:val="2F5496" w:themeColor="accent1" w:themeShade="BF"/>
        </w:rPr>
      </w:pPr>
      <w:r w:rsidRPr="00A6459A">
        <w:rPr>
          <w:b/>
          <w:bCs/>
          <w:color w:val="2F5496" w:themeColor="accent1" w:themeShade="BF"/>
        </w:rPr>
        <w:t>Installation</w:t>
      </w:r>
      <w:r w:rsidR="00371B96" w:rsidRPr="00A6459A">
        <w:rPr>
          <w:b/>
          <w:bCs/>
          <w:color w:val="2F5496" w:themeColor="accent1" w:themeShade="BF"/>
        </w:rPr>
        <w:t>:</w:t>
      </w:r>
      <w:r w:rsidRPr="00A6459A">
        <w:rPr>
          <w:b/>
          <w:bCs/>
          <w:color w:val="2F5496" w:themeColor="accent1" w:themeShade="BF"/>
        </w:rPr>
        <w:t xml:space="preserve"> MS Visual Studio – Version 2019 Community Edition</w:t>
      </w:r>
    </w:p>
    <w:p w14:paraId="51B36F8B" w14:textId="06B45C6B" w:rsidR="00226B43" w:rsidRPr="00CC4C9C" w:rsidRDefault="00226B43" w:rsidP="00A6459A">
      <w:pPr>
        <w:pStyle w:val="Listenabsatz"/>
        <w:numPr>
          <w:ilvl w:val="0"/>
          <w:numId w:val="31"/>
        </w:numPr>
        <w:rPr>
          <w:color w:val="2F5496" w:themeColor="accent1" w:themeShade="BF"/>
        </w:rPr>
      </w:pPr>
      <w:r w:rsidRPr="00CC4C9C">
        <w:rPr>
          <w:color w:val="2F5496" w:themeColor="accent1" w:themeShade="BF"/>
        </w:rPr>
        <w:t>Wird abgelöst durch Version 2022 Professional Edition</w:t>
      </w:r>
    </w:p>
    <w:p w14:paraId="504A299F" w14:textId="6E462016" w:rsidR="00226B43" w:rsidRPr="00CC4C9C" w:rsidRDefault="00226B43" w:rsidP="00A6459A">
      <w:pPr>
        <w:pStyle w:val="Listenabsatz"/>
        <w:numPr>
          <w:ilvl w:val="1"/>
          <w:numId w:val="31"/>
        </w:numPr>
        <w:rPr>
          <w:color w:val="2F5496" w:themeColor="accent1" w:themeShade="BF"/>
        </w:rPr>
      </w:pPr>
      <w:r w:rsidRPr="00CC4C9C">
        <w:rPr>
          <w:color w:val="2F5496" w:themeColor="accent1" w:themeShade="BF"/>
        </w:rPr>
        <w:t>Nach Release</w:t>
      </w:r>
    </w:p>
    <w:p w14:paraId="517BCE95" w14:textId="244CD7EA" w:rsidR="00B1560D" w:rsidRPr="00A6459A" w:rsidRDefault="00226B43" w:rsidP="00A6459A">
      <w:pPr>
        <w:pStyle w:val="Listenabsatz"/>
        <w:numPr>
          <w:ilvl w:val="1"/>
          <w:numId w:val="41"/>
        </w:numPr>
        <w:rPr>
          <w:b/>
          <w:bCs/>
          <w:color w:val="2F5496" w:themeColor="accent1" w:themeShade="BF"/>
        </w:rPr>
      </w:pPr>
      <w:r w:rsidRPr="00A6459A">
        <w:rPr>
          <w:b/>
          <w:bCs/>
          <w:color w:val="2F5496" w:themeColor="accent1" w:themeShade="BF"/>
        </w:rPr>
        <w:t>Installation</w:t>
      </w:r>
      <w:r w:rsidR="00371B96" w:rsidRPr="00A6459A">
        <w:rPr>
          <w:b/>
          <w:bCs/>
          <w:color w:val="2F5496" w:themeColor="accent1" w:themeShade="BF"/>
        </w:rPr>
        <w:t>:</w:t>
      </w:r>
      <w:r w:rsidRPr="00A6459A">
        <w:rPr>
          <w:b/>
          <w:bCs/>
          <w:color w:val="2F5496" w:themeColor="accent1" w:themeShade="BF"/>
        </w:rPr>
        <w:t xml:space="preserve"> MS Visual Studio – Version 2022 Professional Edition</w:t>
      </w:r>
    </w:p>
    <w:p w14:paraId="167E3CD7" w14:textId="3CC7FB59" w:rsidR="00226B43" w:rsidRPr="00CC4C9C" w:rsidRDefault="00226B43" w:rsidP="00A6459A">
      <w:pPr>
        <w:pStyle w:val="Listenabsatz"/>
        <w:numPr>
          <w:ilvl w:val="0"/>
          <w:numId w:val="31"/>
        </w:numPr>
        <w:rPr>
          <w:color w:val="2F5496" w:themeColor="accent1" w:themeShade="BF"/>
        </w:rPr>
      </w:pPr>
      <w:r w:rsidRPr="00CC4C9C">
        <w:rPr>
          <w:color w:val="2F5496" w:themeColor="accent1" w:themeShade="BF"/>
        </w:rPr>
        <w:t>Ablösung Version 2019 Community Edition</w:t>
      </w:r>
    </w:p>
    <w:p w14:paraId="5F026AB5" w14:textId="0705A043" w:rsidR="00226B43" w:rsidRDefault="00226B43" w:rsidP="00A6459A">
      <w:pPr>
        <w:pStyle w:val="Listenabsatz"/>
        <w:numPr>
          <w:ilvl w:val="1"/>
          <w:numId w:val="31"/>
        </w:numPr>
        <w:rPr>
          <w:color w:val="2F5496" w:themeColor="accent1" w:themeShade="BF"/>
        </w:rPr>
      </w:pPr>
      <w:r w:rsidRPr="00CC4C9C">
        <w:rPr>
          <w:color w:val="2F5496" w:themeColor="accent1" w:themeShade="BF"/>
        </w:rPr>
        <w:t>Erneute Anwendung dieser Installationsanleitung</w:t>
      </w:r>
    </w:p>
    <w:p w14:paraId="7DE1ECA6" w14:textId="0DF02F3B" w:rsidR="00D60C1E" w:rsidRPr="0053162A" w:rsidRDefault="00D60C1E" w:rsidP="00A6459A">
      <w:pPr>
        <w:pStyle w:val="Listenabsatz"/>
        <w:numPr>
          <w:ilvl w:val="1"/>
          <w:numId w:val="41"/>
        </w:numPr>
        <w:rPr>
          <w:b/>
          <w:bCs/>
          <w:color w:val="2F5496" w:themeColor="accent1" w:themeShade="BF"/>
        </w:rPr>
      </w:pPr>
      <w:r w:rsidRPr="0053162A">
        <w:rPr>
          <w:b/>
          <w:bCs/>
          <w:color w:val="2F5496" w:themeColor="accent1" w:themeShade="BF"/>
        </w:rPr>
        <w:t>Installation</w:t>
      </w:r>
      <w:r w:rsidR="00371B96">
        <w:rPr>
          <w:b/>
          <w:bCs/>
          <w:color w:val="2F5496" w:themeColor="accent1" w:themeShade="BF"/>
        </w:rPr>
        <w:t>:</w:t>
      </w:r>
      <w:r w:rsidRPr="0053162A">
        <w:rPr>
          <w:b/>
          <w:bCs/>
          <w:color w:val="2F5496" w:themeColor="accent1" w:themeShade="BF"/>
        </w:rPr>
        <w:t xml:space="preserve"> MS Visual Studio – Version 2022+ Professional Edition</w:t>
      </w:r>
    </w:p>
    <w:p w14:paraId="5F6019A9" w14:textId="39264B0A" w:rsidR="00D60C1E" w:rsidRDefault="00D60C1E" w:rsidP="00A6459A">
      <w:pPr>
        <w:pStyle w:val="Listenabsatz"/>
        <w:numPr>
          <w:ilvl w:val="0"/>
          <w:numId w:val="31"/>
        </w:numPr>
        <w:rPr>
          <w:color w:val="2F5496" w:themeColor="accent1" w:themeShade="BF"/>
        </w:rPr>
      </w:pPr>
      <w:r>
        <w:rPr>
          <w:color w:val="2F5496" w:themeColor="accent1" w:themeShade="BF"/>
        </w:rPr>
        <w:t>Ablösung der älteren Version</w:t>
      </w:r>
    </w:p>
    <w:p w14:paraId="0D199CE5" w14:textId="554C76F4" w:rsidR="00D60C1E" w:rsidRPr="00D60C1E" w:rsidRDefault="00D60C1E" w:rsidP="00A6459A">
      <w:pPr>
        <w:pStyle w:val="Listenabsatz"/>
        <w:numPr>
          <w:ilvl w:val="1"/>
          <w:numId w:val="31"/>
        </w:numPr>
        <w:rPr>
          <w:color w:val="2F5496" w:themeColor="accent1" w:themeShade="BF"/>
        </w:rPr>
      </w:pPr>
      <w:r w:rsidRPr="00CC4C9C">
        <w:rPr>
          <w:color w:val="2F5496" w:themeColor="accent1" w:themeShade="BF"/>
        </w:rPr>
        <w:t>Erneute Anwendung dieser Installationsanleitung</w:t>
      </w:r>
    </w:p>
    <w:p w14:paraId="18CE8E68" w14:textId="52509CB6" w:rsidR="00B1560D" w:rsidRPr="00994046" w:rsidRDefault="00226B43" w:rsidP="00A6459A">
      <w:pPr>
        <w:pStyle w:val="Listenabsatz"/>
        <w:numPr>
          <w:ilvl w:val="0"/>
          <w:numId w:val="41"/>
        </w:numPr>
      </w:pPr>
      <w:r w:rsidRPr="00994046">
        <w:t>Installation</w:t>
      </w:r>
      <w:r w:rsidR="00371B96">
        <w:t>:</w:t>
      </w:r>
      <w:r w:rsidRPr="00994046">
        <w:t xml:space="preserve"> Node.js + NPM + TypeScript</w:t>
      </w:r>
    </w:p>
    <w:p w14:paraId="11F08155" w14:textId="77777777" w:rsidR="00226B43" w:rsidRPr="00994046" w:rsidRDefault="00226B43" w:rsidP="00DD01A3">
      <w:pPr>
        <w:pStyle w:val="Listenabsatz"/>
        <w:numPr>
          <w:ilvl w:val="0"/>
          <w:numId w:val="31"/>
        </w:numPr>
      </w:pPr>
      <w:r w:rsidRPr="00994046">
        <w:t>Laufzeitumgebung für den Client</w:t>
      </w:r>
    </w:p>
    <w:p w14:paraId="529E518D" w14:textId="77777777" w:rsidR="00226B43" w:rsidRPr="00994046" w:rsidRDefault="00226B43" w:rsidP="00DD01A3">
      <w:pPr>
        <w:pStyle w:val="Listenabsatz"/>
        <w:numPr>
          <w:ilvl w:val="1"/>
          <w:numId w:val="31"/>
        </w:numPr>
      </w:pPr>
      <w:r w:rsidRPr="00994046">
        <w:t>Mit Node Paket Manager</w:t>
      </w:r>
    </w:p>
    <w:p w14:paraId="2FC6AE37" w14:textId="43E6F1F8" w:rsidR="00226B43" w:rsidRPr="00994046" w:rsidRDefault="00226B43" w:rsidP="00DD01A3">
      <w:pPr>
        <w:pStyle w:val="Listenabsatz"/>
        <w:numPr>
          <w:ilvl w:val="1"/>
          <w:numId w:val="31"/>
        </w:numPr>
      </w:pPr>
      <w:r w:rsidRPr="00994046">
        <w:t>Mit TypeScript Plugin</w:t>
      </w:r>
    </w:p>
    <w:p w14:paraId="34F1D1F8" w14:textId="7998C762" w:rsidR="00B1560D" w:rsidRPr="00994046" w:rsidRDefault="00226B43" w:rsidP="00A6459A">
      <w:pPr>
        <w:pStyle w:val="Listenabsatz"/>
        <w:numPr>
          <w:ilvl w:val="0"/>
          <w:numId w:val="41"/>
        </w:numPr>
      </w:pPr>
      <w:r w:rsidRPr="00994046">
        <w:t>Installation</w:t>
      </w:r>
      <w:r w:rsidR="00371B96">
        <w:t>:</w:t>
      </w:r>
      <w:r w:rsidRPr="00994046">
        <w:t xml:space="preserve"> MS Internet Information Service</w:t>
      </w:r>
    </w:p>
    <w:p w14:paraId="050A9480" w14:textId="320F43E9" w:rsidR="00226B43" w:rsidRPr="00994046" w:rsidRDefault="00226B43" w:rsidP="00DD01A3">
      <w:pPr>
        <w:pStyle w:val="Listenabsatz"/>
        <w:numPr>
          <w:ilvl w:val="0"/>
          <w:numId w:val="31"/>
        </w:numPr>
      </w:pPr>
      <w:r w:rsidRPr="00994046">
        <w:t>Laufzeitumgebung für den Server</w:t>
      </w:r>
    </w:p>
    <w:p w14:paraId="40712DE6" w14:textId="7525EF90" w:rsidR="00B1560D" w:rsidRPr="00994046" w:rsidRDefault="00226B43" w:rsidP="00A6459A">
      <w:pPr>
        <w:pStyle w:val="Listenabsatz"/>
        <w:numPr>
          <w:ilvl w:val="0"/>
          <w:numId w:val="41"/>
        </w:numPr>
      </w:pPr>
      <w:r w:rsidRPr="00994046">
        <w:t>Installation</w:t>
      </w:r>
      <w:r w:rsidR="00371B96">
        <w:t>:</w:t>
      </w:r>
      <w:r w:rsidRPr="00994046">
        <w:t xml:space="preserve"> Postman</w:t>
      </w:r>
    </w:p>
    <w:p w14:paraId="211BAD61" w14:textId="34EECCCE" w:rsidR="00226B43" w:rsidRDefault="00226B43" w:rsidP="00DD01A3">
      <w:pPr>
        <w:pStyle w:val="Listenabsatz"/>
        <w:numPr>
          <w:ilvl w:val="0"/>
          <w:numId w:val="31"/>
        </w:numPr>
      </w:pPr>
      <w:r w:rsidRPr="00994046">
        <w:t>Wep-API Testframework</w:t>
      </w:r>
    </w:p>
    <w:p w14:paraId="4833D3A1" w14:textId="1C8059F7" w:rsidR="005800A4" w:rsidRDefault="005800A4" w:rsidP="00A6459A">
      <w:pPr>
        <w:pStyle w:val="Listenabsatz"/>
        <w:numPr>
          <w:ilvl w:val="0"/>
          <w:numId w:val="41"/>
        </w:numPr>
      </w:pPr>
      <w:r>
        <w:t>Installation: Git</w:t>
      </w:r>
    </w:p>
    <w:p w14:paraId="030806F7" w14:textId="49FCAB85" w:rsidR="005800A4" w:rsidRPr="00994046" w:rsidRDefault="005800A4" w:rsidP="00DD01A3">
      <w:pPr>
        <w:pStyle w:val="Listenabsatz"/>
        <w:numPr>
          <w:ilvl w:val="0"/>
          <w:numId w:val="31"/>
        </w:numPr>
      </w:pPr>
      <w:r>
        <w:t>Als Versionskontrolle</w:t>
      </w:r>
    </w:p>
    <w:p w14:paraId="4DBFE94F" w14:textId="77777777" w:rsidR="008107ED" w:rsidRDefault="008107ED" w:rsidP="00A6459A">
      <w:pPr>
        <w:pStyle w:val="Listenabsatz"/>
        <w:numPr>
          <w:ilvl w:val="0"/>
          <w:numId w:val="41"/>
        </w:numPr>
      </w:pPr>
      <w:r>
        <w:t>Updates/Versionsupgrades</w:t>
      </w:r>
    </w:p>
    <w:p w14:paraId="56664B6C" w14:textId="477E5059" w:rsidR="008107ED" w:rsidRDefault="008107ED" w:rsidP="00DD01A3">
      <w:pPr>
        <w:pStyle w:val="Listenabsatz"/>
        <w:numPr>
          <w:ilvl w:val="0"/>
          <w:numId w:val="31"/>
        </w:numPr>
      </w:pPr>
      <w:r>
        <w:t>Versionsupgrade</w:t>
      </w:r>
      <w:r w:rsidR="00CD5AC3">
        <w:t>:</w:t>
      </w:r>
      <w:r>
        <w:t xml:space="preserve"> MS Visual Studio</w:t>
      </w:r>
    </w:p>
    <w:p w14:paraId="2D685244" w14:textId="77777777" w:rsidR="008107ED" w:rsidRDefault="008107ED" w:rsidP="00DD01A3">
      <w:pPr>
        <w:pStyle w:val="Listenabsatz"/>
        <w:numPr>
          <w:ilvl w:val="1"/>
          <w:numId w:val="31"/>
        </w:numPr>
      </w:pPr>
      <w:r>
        <w:t>Nach Release einer neuen Version</w:t>
      </w:r>
    </w:p>
    <w:p w14:paraId="1628C0FD" w14:textId="53DD4856" w:rsidR="008107ED" w:rsidRPr="0053162A" w:rsidRDefault="008107ED" w:rsidP="00DD01A3">
      <w:pPr>
        <w:pStyle w:val="Listenabsatz"/>
        <w:numPr>
          <w:ilvl w:val="0"/>
          <w:numId w:val="31"/>
        </w:numPr>
      </w:pPr>
      <w:r w:rsidRPr="0053162A">
        <w:t>Updates</w:t>
      </w:r>
      <w:r w:rsidR="00CD5AC3">
        <w:t>:</w:t>
      </w:r>
      <w:r w:rsidRPr="0053162A">
        <w:t xml:space="preserve"> MS Visual Studio + Plugins sowie Tools/Frameworks</w:t>
      </w:r>
    </w:p>
    <w:p w14:paraId="34806BEC" w14:textId="77777777" w:rsidR="008107ED" w:rsidRDefault="008107ED" w:rsidP="00DD01A3">
      <w:pPr>
        <w:pStyle w:val="Listenabsatz"/>
        <w:numPr>
          <w:ilvl w:val="1"/>
          <w:numId w:val="31"/>
        </w:numPr>
      </w:pPr>
      <w:r>
        <w:t>Regelmäßig auf Updates überprüfen</w:t>
      </w:r>
    </w:p>
    <w:p w14:paraId="3DB9178C" w14:textId="6B2CFB8F" w:rsidR="008107ED" w:rsidRDefault="008107ED" w:rsidP="00DD01A3">
      <w:pPr>
        <w:pStyle w:val="Listenabsatz"/>
        <w:numPr>
          <w:ilvl w:val="0"/>
          <w:numId w:val="31"/>
        </w:numPr>
      </w:pPr>
      <w:r>
        <w:t>Updates</w:t>
      </w:r>
      <w:r w:rsidR="00CD5AC3">
        <w:t>:</w:t>
      </w:r>
      <w:r>
        <w:t xml:space="preserve"> Node.js mit Funktionserweiterungen</w:t>
      </w:r>
    </w:p>
    <w:p w14:paraId="00C93566" w14:textId="2775BB02" w:rsidR="008107ED" w:rsidRDefault="008107ED" w:rsidP="00DD01A3">
      <w:pPr>
        <w:pStyle w:val="Listenabsatz"/>
        <w:numPr>
          <w:ilvl w:val="1"/>
          <w:numId w:val="31"/>
        </w:numPr>
      </w:pPr>
      <w:r>
        <w:t>Regelmäßig auf Updates überprüfen</w:t>
      </w:r>
    </w:p>
    <w:p w14:paraId="24CA6B5E" w14:textId="7A80820F" w:rsidR="00C34381" w:rsidRDefault="00C34381" w:rsidP="00DD01A3">
      <w:pPr>
        <w:pStyle w:val="Listenabsatz"/>
        <w:numPr>
          <w:ilvl w:val="0"/>
          <w:numId w:val="31"/>
        </w:numPr>
      </w:pPr>
      <w:r>
        <w:t xml:space="preserve">Updates: </w:t>
      </w:r>
      <w:r w:rsidRPr="00994046">
        <w:t>MS Internet Information Service</w:t>
      </w:r>
    </w:p>
    <w:p w14:paraId="2F0A601A" w14:textId="60C77C43" w:rsidR="00C34381" w:rsidRDefault="00C34381" w:rsidP="00DD01A3">
      <w:pPr>
        <w:pStyle w:val="Listenabsatz"/>
        <w:numPr>
          <w:ilvl w:val="1"/>
          <w:numId w:val="31"/>
        </w:numPr>
      </w:pPr>
      <w:r>
        <w:t>Regelmäßig auf Updates überprüfen</w:t>
      </w:r>
    </w:p>
    <w:p w14:paraId="5FF70F46" w14:textId="5EA802E2" w:rsidR="00C34381" w:rsidRDefault="00C34381" w:rsidP="00DD01A3">
      <w:pPr>
        <w:pStyle w:val="Listenabsatz"/>
        <w:numPr>
          <w:ilvl w:val="0"/>
          <w:numId w:val="31"/>
        </w:numPr>
      </w:pPr>
      <w:r>
        <w:t>Updates: Postman</w:t>
      </w:r>
    </w:p>
    <w:p w14:paraId="3C6A713A" w14:textId="1899D685" w:rsidR="00C34381" w:rsidRDefault="00C34381" w:rsidP="00DD01A3">
      <w:pPr>
        <w:pStyle w:val="Listenabsatz"/>
        <w:numPr>
          <w:ilvl w:val="1"/>
          <w:numId w:val="31"/>
        </w:numPr>
      </w:pPr>
      <w:r>
        <w:t>Regelmäßig auf Updates überprüfen</w:t>
      </w:r>
    </w:p>
    <w:p w14:paraId="6A93FA11" w14:textId="622E4999" w:rsidR="00CD5AC3" w:rsidRDefault="00CD5AC3" w:rsidP="00DD01A3">
      <w:pPr>
        <w:pStyle w:val="Listenabsatz"/>
        <w:numPr>
          <w:ilvl w:val="0"/>
          <w:numId w:val="31"/>
        </w:numPr>
      </w:pPr>
      <w:r>
        <w:t>Updates: Git</w:t>
      </w:r>
    </w:p>
    <w:p w14:paraId="3BDDCFEB" w14:textId="3EF28EE9" w:rsidR="00CD5AC3" w:rsidRDefault="00CD5AC3" w:rsidP="00DD01A3">
      <w:pPr>
        <w:pStyle w:val="Listenabsatz"/>
        <w:numPr>
          <w:ilvl w:val="1"/>
          <w:numId w:val="31"/>
        </w:numPr>
      </w:pPr>
      <w:r>
        <w:t>Regelmäßig auf Updates überprüfen</w:t>
      </w:r>
    </w:p>
    <w:p w14:paraId="6AF63679" w14:textId="065A23F4" w:rsidR="00792D19" w:rsidRDefault="00792D19">
      <w:r>
        <w:br w:type="page"/>
      </w:r>
    </w:p>
    <w:p w14:paraId="54F44EE3" w14:textId="77777777" w:rsidR="00733C08" w:rsidRDefault="00733C08" w:rsidP="00733C08">
      <w:r>
        <w:lastRenderedPageBreak/>
        <w:t>Die Arten der Schriftdarstellung geben folgende Informationen</w:t>
      </w:r>
    </w:p>
    <w:p w14:paraId="3B8343F7" w14:textId="77777777" w:rsidR="00733C08" w:rsidRDefault="00733C08" w:rsidP="00733C08">
      <w:pPr>
        <w:pStyle w:val="Listenabsatz"/>
        <w:numPr>
          <w:ilvl w:val="0"/>
          <w:numId w:val="37"/>
        </w:numPr>
      </w:pPr>
      <w:r>
        <w:t>Normale Schrift</w:t>
      </w:r>
    </w:p>
    <w:p w14:paraId="35D32AFB" w14:textId="77777777" w:rsidR="00733C08" w:rsidRDefault="00733C08" w:rsidP="00733C08">
      <w:pPr>
        <w:pStyle w:val="Listenabsatz"/>
        <w:numPr>
          <w:ilvl w:val="1"/>
          <w:numId w:val="37"/>
        </w:numPr>
      </w:pPr>
      <w:r>
        <w:t>Noch bevorstehender Teilprozess im Installationsprozess</w:t>
      </w:r>
    </w:p>
    <w:p w14:paraId="0124A745" w14:textId="77777777" w:rsidR="00733C08" w:rsidRDefault="00733C08" w:rsidP="00733C08">
      <w:pPr>
        <w:pStyle w:val="Listenabsatz"/>
        <w:numPr>
          <w:ilvl w:val="0"/>
          <w:numId w:val="37"/>
        </w:numPr>
      </w:pPr>
      <w:r>
        <w:t>Fett gedruckte Schrift + Blaue Färbung</w:t>
      </w:r>
    </w:p>
    <w:p w14:paraId="7631AB80" w14:textId="77777777" w:rsidR="00733C08" w:rsidRDefault="00733C08" w:rsidP="00733C08">
      <w:pPr>
        <w:pStyle w:val="Listenabsatz"/>
        <w:numPr>
          <w:ilvl w:val="1"/>
          <w:numId w:val="37"/>
        </w:numPr>
      </w:pPr>
      <w:r>
        <w:t>Aktuell anstehender Teilprozess im Installationsprozess</w:t>
      </w:r>
    </w:p>
    <w:p w14:paraId="6A8D387F" w14:textId="77777777" w:rsidR="00733C08" w:rsidRDefault="00733C08" w:rsidP="00733C08">
      <w:pPr>
        <w:pStyle w:val="Listenabsatz"/>
        <w:numPr>
          <w:ilvl w:val="0"/>
          <w:numId w:val="37"/>
        </w:numPr>
      </w:pPr>
      <w:r>
        <w:t>Kursive Schrift</w:t>
      </w:r>
    </w:p>
    <w:p w14:paraId="439CC718" w14:textId="4F234D37" w:rsidR="00733C08" w:rsidRDefault="00733C08" w:rsidP="003866C2">
      <w:pPr>
        <w:pStyle w:val="Listenabsatz"/>
        <w:numPr>
          <w:ilvl w:val="1"/>
          <w:numId w:val="37"/>
        </w:numPr>
      </w:pPr>
      <w:r>
        <w:t>Abgeschlossener Teilprozess im Installationsprozess</w:t>
      </w:r>
    </w:p>
    <w:p w14:paraId="2C33A958" w14:textId="77777777" w:rsidR="00733C08" w:rsidRDefault="00733C08" w:rsidP="003866C2"/>
    <w:p w14:paraId="638FA121" w14:textId="77777777" w:rsidR="002B06C1" w:rsidRDefault="00EC75A0" w:rsidP="001456E5">
      <w:pPr>
        <w:jc w:val="both"/>
      </w:pPr>
      <w:r>
        <w:t xml:space="preserve">Mit Fertigstellung des </w:t>
      </w:r>
      <w:r w:rsidR="00E95042">
        <w:t>Installationsp</w:t>
      </w:r>
      <w:r>
        <w:t>rozesses dienen Dokumentationen als Vorbereitung für die Programmierung von Web-Apps</w:t>
      </w:r>
      <w:r w:rsidR="002E11DD">
        <w:t>.</w:t>
      </w:r>
      <w:r w:rsidR="00733C08">
        <w:t xml:space="preserve"> </w:t>
      </w:r>
      <w:r w:rsidR="002F1513">
        <w:t xml:space="preserve">Zuletzt ist für die Einrichtung einer Entwicklungsumgebung für Web-Apps die Beschaffung </w:t>
      </w:r>
      <w:r w:rsidR="00C34EB9">
        <w:t>weiterer</w:t>
      </w:r>
      <w:r w:rsidR="002F1513">
        <w:t xml:space="preserve"> Hardware notwendig, welche im Konzept beschrieben wird.</w:t>
      </w:r>
      <w:r w:rsidR="00733C08">
        <w:t xml:space="preserve"> </w:t>
      </w:r>
    </w:p>
    <w:p w14:paraId="6EA90229" w14:textId="77777777" w:rsidR="002B06C1" w:rsidRDefault="002B06C1" w:rsidP="001456E5">
      <w:pPr>
        <w:jc w:val="both"/>
      </w:pPr>
    </w:p>
    <w:p w14:paraId="505EC6DD" w14:textId="18256BE6" w:rsidR="00213250" w:rsidRDefault="00213250" w:rsidP="001456E5">
      <w:pPr>
        <w:jc w:val="both"/>
      </w:pPr>
      <w:r>
        <w:br w:type="page"/>
      </w:r>
    </w:p>
    <w:p w14:paraId="793E3472" w14:textId="77777777" w:rsidR="00F10712" w:rsidRDefault="003866C2" w:rsidP="005E547E">
      <w:pPr>
        <w:pStyle w:val="berschrift2"/>
        <w:numPr>
          <w:ilvl w:val="1"/>
          <w:numId w:val="1"/>
        </w:numPr>
      </w:pPr>
      <w:bookmarkStart w:id="30" w:name="_Toc80273606"/>
      <w:r>
        <w:lastRenderedPageBreak/>
        <w:t>Einordnung der Installationsanleitung</w:t>
      </w:r>
      <w:bookmarkEnd w:id="30"/>
    </w:p>
    <w:p w14:paraId="56933255" w14:textId="410D28D7" w:rsidR="00F10712" w:rsidRDefault="00F10712" w:rsidP="00F10712"/>
    <w:p w14:paraId="76B39839" w14:textId="77777777" w:rsidR="008E3463" w:rsidRDefault="00C26DD1" w:rsidP="001456E5">
      <w:pPr>
        <w:jc w:val="both"/>
      </w:pPr>
      <w:r>
        <w:t>Die Einrichtung einer Entwicklungsumgebung für Web-Apps benötigt die Bereitstellung eines Servers. Als Erstes er</w:t>
      </w:r>
      <w:r w:rsidR="00F10712">
        <w:t xml:space="preserve">folgt </w:t>
      </w:r>
      <w:r w:rsidR="00480329">
        <w:t>die Installation von MS Visual Studio</w:t>
      </w:r>
      <w:r>
        <w:t xml:space="preserve"> mit allen Funktionserweiternden Komponenten und Plugins</w:t>
      </w:r>
      <w:r w:rsidR="00480329">
        <w:t>.</w:t>
      </w:r>
    </w:p>
    <w:p w14:paraId="462BC044" w14:textId="1E06EECD" w:rsidR="003866C2" w:rsidRDefault="00480329" w:rsidP="001456E5">
      <w:pPr>
        <w:jc w:val="both"/>
      </w:pPr>
      <w:r>
        <w:t xml:space="preserve">Temporär ist die Installation der der Version 2019 </w:t>
      </w:r>
      <w:r w:rsidR="006F6E8C">
        <w:t>Professional</w:t>
      </w:r>
      <w:r>
        <w:t xml:space="preserve"> Edition vorgesehen. Ein Upgrade auf Version 2022 Professional Edition ist mit Release dieser Version vorgesehen.</w:t>
      </w:r>
    </w:p>
    <w:p w14:paraId="2F5282F2" w14:textId="48032216" w:rsidR="00C90716" w:rsidRDefault="00C90716" w:rsidP="001456E5">
      <w:pPr>
        <w:jc w:val="both"/>
      </w:pPr>
      <w:r>
        <w:t>Die Installation von Visual Studio mit den ausgewählten Komponenten umfasst folgende Tools</w:t>
      </w:r>
      <w:r w:rsidR="00615440">
        <w:t xml:space="preserve"> sowie Frameworks</w:t>
      </w:r>
      <w:r>
        <w:t xml:space="preserve"> aus dem Konzept für die Entwicklungsumgebung von Web-Apps:</w:t>
      </w:r>
    </w:p>
    <w:p w14:paraId="452BCE63" w14:textId="52307D6C" w:rsidR="00C90716" w:rsidRDefault="00C90716" w:rsidP="00C90716">
      <w:pPr>
        <w:pStyle w:val="Listenabsatz"/>
        <w:numPr>
          <w:ilvl w:val="0"/>
          <w:numId w:val="3"/>
        </w:numPr>
      </w:pPr>
      <w:r>
        <w:t>C#</w:t>
      </w:r>
    </w:p>
    <w:p w14:paraId="5BAAE074" w14:textId="122487F9" w:rsidR="00C90716" w:rsidRDefault="00C90716" w:rsidP="00C90716">
      <w:pPr>
        <w:pStyle w:val="Listenabsatz"/>
        <w:numPr>
          <w:ilvl w:val="1"/>
          <w:numId w:val="3"/>
        </w:numPr>
      </w:pPr>
      <w:r>
        <w:t>ASP.NET</w:t>
      </w:r>
    </w:p>
    <w:p w14:paraId="1E812749" w14:textId="63FF75EE" w:rsidR="00C90716" w:rsidRDefault="00C90716" w:rsidP="00C90716">
      <w:pPr>
        <w:pStyle w:val="Listenabsatz"/>
        <w:numPr>
          <w:ilvl w:val="2"/>
          <w:numId w:val="3"/>
        </w:numPr>
      </w:pPr>
      <w:r>
        <w:t>Web API</w:t>
      </w:r>
    </w:p>
    <w:p w14:paraId="5A5C2332" w14:textId="6264D627" w:rsidR="00C90716" w:rsidRDefault="00C90716" w:rsidP="00C90716">
      <w:pPr>
        <w:pStyle w:val="Listenabsatz"/>
        <w:numPr>
          <w:ilvl w:val="1"/>
          <w:numId w:val="3"/>
        </w:numPr>
      </w:pPr>
      <w:r>
        <w:t>NET.Core 5.0</w:t>
      </w:r>
    </w:p>
    <w:p w14:paraId="51788343" w14:textId="5B86019D" w:rsidR="00C90716" w:rsidRDefault="00C90716" w:rsidP="00C90716">
      <w:pPr>
        <w:pStyle w:val="Listenabsatz"/>
        <w:numPr>
          <w:ilvl w:val="2"/>
          <w:numId w:val="3"/>
        </w:numPr>
      </w:pPr>
      <w:r>
        <w:t>ASP.Net</w:t>
      </w:r>
    </w:p>
    <w:p w14:paraId="3EF8CC09" w14:textId="36D3A2B3" w:rsidR="00C90716" w:rsidRDefault="00C90716" w:rsidP="00C90716">
      <w:pPr>
        <w:pStyle w:val="Listenabsatz"/>
        <w:numPr>
          <w:ilvl w:val="0"/>
          <w:numId w:val="3"/>
        </w:numPr>
      </w:pPr>
      <w:r>
        <w:t>Java</w:t>
      </w:r>
    </w:p>
    <w:p w14:paraId="7D8B45B3" w14:textId="0DC53E2B" w:rsidR="00030482" w:rsidRDefault="00030482" w:rsidP="00532487">
      <w:pPr>
        <w:pStyle w:val="Listenabsatz"/>
        <w:numPr>
          <w:ilvl w:val="1"/>
          <w:numId w:val="3"/>
        </w:numPr>
      </w:pPr>
      <w:r>
        <w:t>JavaScript</w:t>
      </w:r>
      <w:r w:rsidR="006219C1">
        <w:t xml:space="preserve"> + TypeScript</w:t>
      </w:r>
    </w:p>
    <w:p w14:paraId="62EEB3F0" w14:textId="63D45668" w:rsidR="0092661E" w:rsidRDefault="0092661E" w:rsidP="00532487">
      <w:pPr>
        <w:pStyle w:val="Listenabsatz"/>
        <w:numPr>
          <w:ilvl w:val="1"/>
          <w:numId w:val="3"/>
        </w:numPr>
      </w:pPr>
      <w:r>
        <w:t>React + React Native</w:t>
      </w:r>
    </w:p>
    <w:p w14:paraId="088C5371" w14:textId="634D653E" w:rsidR="00C90716" w:rsidRDefault="00030482" w:rsidP="00F10712">
      <w:pPr>
        <w:pStyle w:val="Listenabsatz"/>
        <w:numPr>
          <w:ilvl w:val="1"/>
          <w:numId w:val="3"/>
        </w:numPr>
      </w:pPr>
      <w:r>
        <w:t>CSS</w:t>
      </w:r>
      <w:r w:rsidR="0092661E">
        <w:t xml:space="preserve"> + </w:t>
      </w:r>
      <w:r>
        <w:t>HTML</w:t>
      </w:r>
    </w:p>
    <w:p w14:paraId="08F01A2F" w14:textId="77777777" w:rsidR="00C86908" w:rsidRDefault="00C86908">
      <w:r>
        <w:br w:type="page"/>
      </w:r>
    </w:p>
    <w:p w14:paraId="417E3D3D" w14:textId="0F4CF6F0" w:rsidR="0058186C" w:rsidRDefault="0036140F" w:rsidP="0058186C">
      <w:pPr>
        <w:jc w:val="both"/>
      </w:pPr>
      <w:r>
        <w:lastRenderedPageBreak/>
        <w:t xml:space="preserve">Für die Einrichtung der Entwicklungsumgebung für Web-Apps ist die </w:t>
      </w:r>
      <w:r w:rsidR="00C90716">
        <w:t>Installation weiterer Tools Frameworks</w:t>
      </w:r>
      <w:r>
        <w:t xml:space="preserve"> notwendig:</w:t>
      </w:r>
    </w:p>
    <w:p w14:paraId="1FE931DF" w14:textId="2C6DE73E" w:rsidR="0058186C" w:rsidRDefault="0058186C" w:rsidP="0058186C">
      <w:pPr>
        <w:pStyle w:val="Listenabsatz"/>
        <w:numPr>
          <w:ilvl w:val="0"/>
          <w:numId w:val="43"/>
        </w:numPr>
      </w:pPr>
      <w:r>
        <w:t>Installation: Node.js + NPM + TypeScript</w:t>
      </w:r>
    </w:p>
    <w:p w14:paraId="7BC1AAB9" w14:textId="32297AD3" w:rsidR="0025563D" w:rsidRDefault="0025563D" w:rsidP="0058186C">
      <w:pPr>
        <w:pStyle w:val="Listenabsatz"/>
        <w:numPr>
          <w:ilvl w:val="0"/>
          <w:numId w:val="31"/>
        </w:numPr>
      </w:pPr>
      <w:r>
        <w:t>Laufzeitumgebung für den Client</w:t>
      </w:r>
    </w:p>
    <w:p w14:paraId="4FBF77E3" w14:textId="77777777" w:rsidR="0025563D" w:rsidRDefault="0025563D" w:rsidP="0058186C">
      <w:pPr>
        <w:pStyle w:val="Listenabsatz"/>
        <w:numPr>
          <w:ilvl w:val="1"/>
          <w:numId w:val="31"/>
        </w:numPr>
      </w:pPr>
      <w:r>
        <w:t>Mit Node Paket Manager</w:t>
      </w:r>
    </w:p>
    <w:p w14:paraId="7F6722E4" w14:textId="77777777" w:rsidR="0025563D" w:rsidRDefault="0025563D" w:rsidP="0058186C">
      <w:pPr>
        <w:pStyle w:val="Listenabsatz"/>
        <w:numPr>
          <w:ilvl w:val="1"/>
          <w:numId w:val="31"/>
        </w:numPr>
      </w:pPr>
      <w:r>
        <w:t>Mit TypeScript Plugin</w:t>
      </w:r>
    </w:p>
    <w:p w14:paraId="32B28675" w14:textId="724091E2" w:rsidR="0025563D" w:rsidRDefault="0025563D" w:rsidP="0058186C">
      <w:pPr>
        <w:pStyle w:val="Listenabsatz"/>
        <w:numPr>
          <w:ilvl w:val="0"/>
          <w:numId w:val="43"/>
        </w:numPr>
      </w:pPr>
      <w:r>
        <w:t>Installation</w:t>
      </w:r>
      <w:r w:rsidR="00371B96">
        <w:t>:</w:t>
      </w:r>
      <w:r>
        <w:t xml:space="preserve"> MS Internet Information Service</w:t>
      </w:r>
    </w:p>
    <w:p w14:paraId="05DCF346" w14:textId="77777777" w:rsidR="0025563D" w:rsidRDefault="0025563D" w:rsidP="0058186C">
      <w:pPr>
        <w:pStyle w:val="Listenabsatz"/>
        <w:numPr>
          <w:ilvl w:val="0"/>
          <w:numId w:val="31"/>
        </w:numPr>
      </w:pPr>
      <w:r>
        <w:t>Laufzeitumgebung für den Server</w:t>
      </w:r>
    </w:p>
    <w:p w14:paraId="5BD74EC6" w14:textId="082899B4" w:rsidR="0025563D" w:rsidRDefault="0025563D" w:rsidP="0058186C">
      <w:pPr>
        <w:pStyle w:val="Listenabsatz"/>
        <w:numPr>
          <w:ilvl w:val="0"/>
          <w:numId w:val="43"/>
        </w:numPr>
      </w:pPr>
      <w:r>
        <w:t>Installation</w:t>
      </w:r>
      <w:r w:rsidR="00371B96">
        <w:t>:</w:t>
      </w:r>
      <w:r>
        <w:t xml:space="preserve"> Postman</w:t>
      </w:r>
    </w:p>
    <w:p w14:paraId="6DF5E4E8" w14:textId="7CB319A8" w:rsidR="0025563D" w:rsidRDefault="0025563D" w:rsidP="0058186C">
      <w:pPr>
        <w:pStyle w:val="Listenabsatz"/>
        <w:numPr>
          <w:ilvl w:val="0"/>
          <w:numId w:val="31"/>
        </w:numPr>
      </w:pPr>
      <w:r>
        <w:t>Wep-API Testframework</w:t>
      </w:r>
    </w:p>
    <w:p w14:paraId="79F646B1" w14:textId="77777777" w:rsidR="000D7C47" w:rsidRDefault="000D7C47" w:rsidP="0058186C">
      <w:pPr>
        <w:pStyle w:val="Listenabsatz"/>
        <w:numPr>
          <w:ilvl w:val="0"/>
          <w:numId w:val="43"/>
        </w:numPr>
      </w:pPr>
      <w:r>
        <w:t>Installation: Git</w:t>
      </w:r>
    </w:p>
    <w:p w14:paraId="7DEC4FDE" w14:textId="6C483F09" w:rsidR="000D7C47" w:rsidRDefault="000D7C47" w:rsidP="0058186C">
      <w:pPr>
        <w:pStyle w:val="Listenabsatz"/>
        <w:numPr>
          <w:ilvl w:val="0"/>
          <w:numId w:val="31"/>
        </w:numPr>
      </w:pPr>
      <w:r>
        <w:t>Als Versionskontrolle</w:t>
      </w:r>
    </w:p>
    <w:p w14:paraId="33CE6405" w14:textId="3BFE2366" w:rsidR="00E2023F" w:rsidRDefault="00E2023F" w:rsidP="0058186C">
      <w:pPr>
        <w:pStyle w:val="Listenabsatz"/>
        <w:numPr>
          <w:ilvl w:val="0"/>
          <w:numId w:val="43"/>
        </w:numPr>
      </w:pPr>
      <w:r>
        <w:t>Updates/</w:t>
      </w:r>
      <w:r w:rsidR="00417B65">
        <w:t>Versionsupgrade</w:t>
      </w:r>
      <w:r w:rsidR="00371B96">
        <w:t>s</w:t>
      </w:r>
    </w:p>
    <w:p w14:paraId="1ECA016F" w14:textId="791A676D" w:rsidR="00417B65" w:rsidRDefault="00E2023F" w:rsidP="0058186C">
      <w:pPr>
        <w:pStyle w:val="Listenabsatz"/>
        <w:numPr>
          <w:ilvl w:val="0"/>
          <w:numId w:val="31"/>
        </w:numPr>
      </w:pPr>
      <w:r>
        <w:t>Versionsupgrade</w:t>
      </w:r>
      <w:r w:rsidR="0022377D">
        <w:t>:</w:t>
      </w:r>
      <w:r>
        <w:t xml:space="preserve"> </w:t>
      </w:r>
      <w:r w:rsidR="00417B65">
        <w:t>MS Visual Studio</w:t>
      </w:r>
    </w:p>
    <w:p w14:paraId="3BD70EEC" w14:textId="1D8F431D" w:rsidR="00417B65" w:rsidRDefault="00417B65" w:rsidP="0058186C">
      <w:pPr>
        <w:pStyle w:val="Listenabsatz"/>
        <w:numPr>
          <w:ilvl w:val="1"/>
          <w:numId w:val="31"/>
        </w:numPr>
      </w:pPr>
      <w:r>
        <w:t>Nach Release einer neuen Version</w:t>
      </w:r>
    </w:p>
    <w:p w14:paraId="1C0E7F1D" w14:textId="04FEC3E0" w:rsidR="00E2023F" w:rsidRPr="0053162A" w:rsidRDefault="00E2023F" w:rsidP="0058186C">
      <w:pPr>
        <w:pStyle w:val="Listenabsatz"/>
        <w:numPr>
          <w:ilvl w:val="0"/>
          <w:numId w:val="31"/>
        </w:numPr>
      </w:pPr>
      <w:r w:rsidRPr="0053162A">
        <w:t>Updates</w:t>
      </w:r>
      <w:r w:rsidR="0022377D">
        <w:t>:</w:t>
      </w:r>
      <w:r w:rsidRPr="0053162A">
        <w:t xml:space="preserve"> MS Visual Studio + Plugins sowie Tools/Frameworks</w:t>
      </w:r>
    </w:p>
    <w:p w14:paraId="7A1BF555" w14:textId="4B6455FB" w:rsidR="00C00F73" w:rsidRDefault="00E2023F" w:rsidP="0058186C">
      <w:pPr>
        <w:pStyle w:val="Listenabsatz"/>
        <w:numPr>
          <w:ilvl w:val="1"/>
          <w:numId w:val="31"/>
        </w:numPr>
      </w:pPr>
      <w:r>
        <w:t>Regelmäßig auf Updates überprüfen</w:t>
      </w:r>
    </w:p>
    <w:p w14:paraId="634362F6" w14:textId="3CAD24D8" w:rsidR="00371B96" w:rsidRDefault="00371B96" w:rsidP="0058186C">
      <w:pPr>
        <w:pStyle w:val="Listenabsatz"/>
        <w:numPr>
          <w:ilvl w:val="0"/>
          <w:numId w:val="31"/>
        </w:numPr>
      </w:pPr>
      <w:r>
        <w:t>Updates</w:t>
      </w:r>
      <w:r w:rsidR="0022377D">
        <w:t>:</w:t>
      </w:r>
      <w:r>
        <w:t xml:space="preserve"> Node.js mit Funktionserweiterungen</w:t>
      </w:r>
    </w:p>
    <w:p w14:paraId="474CBB4D" w14:textId="28B7AAF0" w:rsidR="00371B96" w:rsidRDefault="00371B96" w:rsidP="0058186C">
      <w:pPr>
        <w:pStyle w:val="Listenabsatz"/>
        <w:numPr>
          <w:ilvl w:val="1"/>
          <w:numId w:val="31"/>
        </w:numPr>
      </w:pPr>
      <w:r>
        <w:t>Regelmäßig auf Updates überprüfen</w:t>
      </w:r>
    </w:p>
    <w:p w14:paraId="1DE8AEDC" w14:textId="77777777" w:rsidR="00A22459" w:rsidRDefault="00A22459" w:rsidP="0058186C">
      <w:pPr>
        <w:pStyle w:val="Listenabsatz"/>
        <w:numPr>
          <w:ilvl w:val="0"/>
          <w:numId w:val="31"/>
        </w:numPr>
      </w:pPr>
      <w:r>
        <w:t xml:space="preserve">Updates: </w:t>
      </w:r>
      <w:r w:rsidRPr="00994046">
        <w:t>MS Internet Information Service</w:t>
      </w:r>
    </w:p>
    <w:p w14:paraId="0288F795" w14:textId="77777777" w:rsidR="00A22459" w:rsidRDefault="00A22459" w:rsidP="0058186C">
      <w:pPr>
        <w:pStyle w:val="Listenabsatz"/>
        <w:numPr>
          <w:ilvl w:val="1"/>
          <w:numId w:val="31"/>
        </w:numPr>
      </w:pPr>
      <w:r>
        <w:t>Regelmäßig auf Updates überprüfen</w:t>
      </w:r>
    </w:p>
    <w:p w14:paraId="5B8EB172" w14:textId="77777777" w:rsidR="00A22459" w:rsidRDefault="00A22459" w:rsidP="0058186C">
      <w:pPr>
        <w:pStyle w:val="Listenabsatz"/>
        <w:numPr>
          <w:ilvl w:val="0"/>
          <w:numId w:val="31"/>
        </w:numPr>
      </w:pPr>
      <w:r>
        <w:t>Updates: Postman</w:t>
      </w:r>
    </w:p>
    <w:p w14:paraId="0C3A439A" w14:textId="77777777" w:rsidR="00A22459" w:rsidRDefault="00A22459" w:rsidP="0058186C">
      <w:pPr>
        <w:pStyle w:val="Listenabsatz"/>
        <w:numPr>
          <w:ilvl w:val="1"/>
          <w:numId w:val="31"/>
        </w:numPr>
      </w:pPr>
      <w:r>
        <w:t>Regelmäßig auf Updates überprüfen</w:t>
      </w:r>
    </w:p>
    <w:p w14:paraId="3240259E" w14:textId="77777777" w:rsidR="00A22459" w:rsidRDefault="00A22459" w:rsidP="0058186C">
      <w:pPr>
        <w:pStyle w:val="Listenabsatz"/>
        <w:numPr>
          <w:ilvl w:val="0"/>
          <w:numId w:val="31"/>
        </w:numPr>
      </w:pPr>
      <w:r>
        <w:t>Updates: Git</w:t>
      </w:r>
    </w:p>
    <w:p w14:paraId="29257AE7" w14:textId="386EE3FE" w:rsidR="00A22459" w:rsidRDefault="00A22459" w:rsidP="0058186C">
      <w:pPr>
        <w:pStyle w:val="Listenabsatz"/>
        <w:numPr>
          <w:ilvl w:val="1"/>
          <w:numId w:val="31"/>
        </w:numPr>
      </w:pPr>
      <w:r>
        <w:t>Regelmäßig auf Updates überprüfen</w:t>
      </w:r>
    </w:p>
    <w:p w14:paraId="6C46CA34" w14:textId="72C80D9F" w:rsidR="005E5CAA" w:rsidRDefault="005E5CAA">
      <w:r>
        <w:br w:type="page"/>
      </w:r>
    </w:p>
    <w:p w14:paraId="7A8E044C" w14:textId="6A8937FE" w:rsidR="003866C2" w:rsidRDefault="003866C2" w:rsidP="005E547E">
      <w:pPr>
        <w:pStyle w:val="berschrift2"/>
        <w:numPr>
          <w:ilvl w:val="1"/>
          <w:numId w:val="1"/>
        </w:numPr>
      </w:pPr>
      <w:bookmarkStart w:id="31" w:name="_Toc80273607"/>
      <w:r>
        <w:lastRenderedPageBreak/>
        <w:t xml:space="preserve">Dokumentationen </w:t>
      </w:r>
      <w:r w:rsidR="00CC3344">
        <w:t>Programmierung von</w:t>
      </w:r>
      <w:r>
        <w:t xml:space="preserve"> Web-Apps</w:t>
      </w:r>
      <w:bookmarkEnd w:id="31"/>
    </w:p>
    <w:p w14:paraId="3F394815" w14:textId="138F2C91" w:rsidR="008F224B" w:rsidRDefault="008F224B" w:rsidP="008F224B"/>
    <w:p w14:paraId="472E91BE" w14:textId="1E0350E0" w:rsidR="005E5CAA" w:rsidRDefault="008F224B" w:rsidP="008F224B">
      <w:r>
        <w:t xml:space="preserve">Mit Fertigstellung der Installation der Tools/Frameworks </w:t>
      </w:r>
      <w:r w:rsidR="0071779A">
        <w:t>einer prototypischen lokalen</w:t>
      </w:r>
      <w:r>
        <w:t xml:space="preserve"> Entwicklungsumgebung erfolgt</w:t>
      </w:r>
      <w:r w:rsidR="0071779A">
        <w:t>e</w:t>
      </w:r>
      <w:r>
        <w:t xml:space="preserve"> die Dokumentation für wichtige Programmierelemente für Web-Apps. Diese Dokumentationen dienen als Hilfestellung um die Programmierung von Web-Apps vorzubereiten.</w:t>
      </w:r>
    </w:p>
    <w:p w14:paraId="15F6BF4F" w14:textId="2D3E74A6" w:rsidR="005E5CAA" w:rsidRDefault="005E5CAA" w:rsidP="008F224B">
      <w:r>
        <w:t xml:space="preserve">Für folgende </w:t>
      </w:r>
      <w:r w:rsidR="00BE539C">
        <w:t>Elemente</w:t>
      </w:r>
      <w:r>
        <w:t xml:space="preserve"> wird es Dokumentationen geben:</w:t>
      </w:r>
    </w:p>
    <w:p w14:paraId="3622B963" w14:textId="29385A20" w:rsidR="00D64AEB" w:rsidRPr="00D64AEB" w:rsidRDefault="00DF44F1" w:rsidP="00D64AEB">
      <w:pPr>
        <w:pStyle w:val="Listenabsatz"/>
        <w:numPr>
          <w:ilvl w:val="0"/>
          <w:numId w:val="44"/>
        </w:numPr>
      </w:pPr>
      <w:r>
        <w:t xml:space="preserve">Tool - </w:t>
      </w:r>
      <w:r w:rsidR="00D64AEB" w:rsidRPr="00D64AEB">
        <w:t>MS Visual Studio</w:t>
      </w:r>
    </w:p>
    <w:p w14:paraId="6D2ED8E3" w14:textId="77777777" w:rsidR="00D64AEB" w:rsidRPr="00D64AEB" w:rsidRDefault="00D64AEB" w:rsidP="00D64AEB">
      <w:pPr>
        <w:pStyle w:val="Listenabsatz"/>
        <w:numPr>
          <w:ilvl w:val="1"/>
          <w:numId w:val="44"/>
        </w:numPr>
      </w:pPr>
      <w:r w:rsidRPr="00D64AEB">
        <w:t>Einrichtung eines Projektes</w:t>
      </w:r>
    </w:p>
    <w:p w14:paraId="39437912" w14:textId="448086D3" w:rsidR="00D64AEB" w:rsidRDefault="00D64AEB" w:rsidP="00D64AEB">
      <w:pPr>
        <w:pStyle w:val="Listenabsatz"/>
        <w:numPr>
          <w:ilvl w:val="1"/>
          <w:numId w:val="44"/>
        </w:numPr>
      </w:pPr>
      <w:r w:rsidRPr="00D64AEB">
        <w:t>Views</w:t>
      </w:r>
    </w:p>
    <w:p w14:paraId="11C1187C" w14:textId="7B52E5EA" w:rsidR="003D727F" w:rsidRDefault="003D727F" w:rsidP="003D727F">
      <w:pPr>
        <w:pStyle w:val="Listenabsatz"/>
        <w:numPr>
          <w:ilvl w:val="0"/>
          <w:numId w:val="44"/>
        </w:numPr>
      </w:pPr>
      <w:r>
        <w:t>Tool - Postman Web-API Testframework</w:t>
      </w:r>
    </w:p>
    <w:p w14:paraId="364B376C" w14:textId="3B42A965" w:rsidR="003D727F" w:rsidRDefault="003D727F" w:rsidP="003D727F">
      <w:pPr>
        <w:pStyle w:val="Listenabsatz"/>
        <w:numPr>
          <w:ilvl w:val="0"/>
          <w:numId w:val="44"/>
        </w:numPr>
      </w:pPr>
      <w:r>
        <w:t>Tool - Git Versionskontrolle</w:t>
      </w:r>
    </w:p>
    <w:p w14:paraId="1B2A1A3C" w14:textId="77777777" w:rsidR="003D727F" w:rsidRPr="00D64AEB" w:rsidRDefault="003D727F" w:rsidP="003D727F">
      <w:pPr>
        <w:pStyle w:val="Listenabsatz"/>
        <w:numPr>
          <w:ilvl w:val="0"/>
          <w:numId w:val="44"/>
        </w:numPr>
      </w:pPr>
      <w:r>
        <w:t xml:space="preserve">Programmierung - ASP.NET + NET.Core 5.0 + </w:t>
      </w:r>
      <w:r w:rsidRPr="00D64AEB">
        <w:t>C#</w:t>
      </w:r>
    </w:p>
    <w:p w14:paraId="393D2632" w14:textId="77777777" w:rsidR="003D727F" w:rsidRPr="00D64AEB" w:rsidRDefault="003D727F" w:rsidP="003D727F">
      <w:pPr>
        <w:pStyle w:val="Listenabsatz"/>
        <w:numPr>
          <w:ilvl w:val="1"/>
          <w:numId w:val="44"/>
        </w:numPr>
      </w:pPr>
      <w:r w:rsidRPr="00D64AEB">
        <w:t>Mit „Hello World“</w:t>
      </w:r>
    </w:p>
    <w:p w14:paraId="79EF210E" w14:textId="77777777" w:rsidR="003D727F" w:rsidRDefault="003D727F" w:rsidP="003D727F">
      <w:pPr>
        <w:pStyle w:val="Listenabsatz"/>
        <w:numPr>
          <w:ilvl w:val="1"/>
          <w:numId w:val="44"/>
        </w:numPr>
      </w:pPr>
      <w:r w:rsidRPr="00D64AEB">
        <w:t>Wichtige Programmierelemente</w:t>
      </w:r>
    </w:p>
    <w:p w14:paraId="65D40E92" w14:textId="77777777" w:rsidR="003D727F" w:rsidRPr="00D64AEB" w:rsidRDefault="003D727F" w:rsidP="003D727F">
      <w:pPr>
        <w:pStyle w:val="Listenabsatz"/>
        <w:numPr>
          <w:ilvl w:val="2"/>
          <w:numId w:val="44"/>
        </w:numPr>
      </w:pPr>
      <w:r w:rsidRPr="00D64AEB">
        <w:t>Kommunikation mit Datenbank des Servers</w:t>
      </w:r>
    </w:p>
    <w:p w14:paraId="133FD3E1" w14:textId="77777777" w:rsidR="003D727F" w:rsidRPr="00D64AEB" w:rsidRDefault="003D727F" w:rsidP="003D727F">
      <w:pPr>
        <w:pStyle w:val="Listenabsatz"/>
        <w:numPr>
          <w:ilvl w:val="2"/>
          <w:numId w:val="44"/>
        </w:numPr>
      </w:pPr>
      <w:r w:rsidRPr="00D64AEB">
        <w:t>Zugriff auf eine Domäne</w:t>
      </w:r>
    </w:p>
    <w:p w14:paraId="12B0143D" w14:textId="77777777" w:rsidR="003D727F" w:rsidRPr="00D64AEB" w:rsidRDefault="003D727F" w:rsidP="003D727F">
      <w:pPr>
        <w:pStyle w:val="Listenabsatz"/>
        <w:numPr>
          <w:ilvl w:val="1"/>
          <w:numId w:val="44"/>
        </w:numPr>
      </w:pPr>
      <w:r w:rsidRPr="00D64AEB">
        <w:t>Boilerplates</w:t>
      </w:r>
    </w:p>
    <w:p w14:paraId="34B83DDD" w14:textId="0EBEB05D" w:rsidR="003D727F" w:rsidRPr="00D64AEB" w:rsidRDefault="003D727F" w:rsidP="003D727F">
      <w:pPr>
        <w:pStyle w:val="Listenabsatz"/>
        <w:numPr>
          <w:ilvl w:val="1"/>
          <w:numId w:val="44"/>
        </w:numPr>
      </w:pPr>
      <w:r w:rsidRPr="00D64AEB">
        <w:t>Code Convention + Style Guide</w:t>
      </w:r>
    </w:p>
    <w:p w14:paraId="3F9F9189" w14:textId="1E951243" w:rsidR="00D64AEB" w:rsidRPr="00D64AEB" w:rsidRDefault="003D727F" w:rsidP="00D64AEB">
      <w:pPr>
        <w:pStyle w:val="Listenabsatz"/>
        <w:numPr>
          <w:ilvl w:val="0"/>
          <w:numId w:val="44"/>
        </w:numPr>
      </w:pPr>
      <w:r>
        <w:t xml:space="preserve">Programmierung - </w:t>
      </w:r>
      <w:r w:rsidR="00D64AEB" w:rsidRPr="00D64AEB">
        <w:t>JavaScript + TypeScript</w:t>
      </w:r>
    </w:p>
    <w:p w14:paraId="679F12F4" w14:textId="77777777" w:rsidR="00D64AEB" w:rsidRPr="00D64AEB" w:rsidRDefault="00D64AEB" w:rsidP="00D64AEB">
      <w:pPr>
        <w:pStyle w:val="Listenabsatz"/>
        <w:numPr>
          <w:ilvl w:val="1"/>
          <w:numId w:val="44"/>
        </w:numPr>
      </w:pPr>
      <w:r w:rsidRPr="00D64AEB">
        <w:t>Mit „Hello World“</w:t>
      </w:r>
    </w:p>
    <w:p w14:paraId="5CA700D7" w14:textId="77777777" w:rsidR="00D64AEB" w:rsidRPr="00D64AEB" w:rsidRDefault="00D64AEB" w:rsidP="00D64AEB">
      <w:pPr>
        <w:pStyle w:val="Listenabsatz"/>
        <w:numPr>
          <w:ilvl w:val="1"/>
          <w:numId w:val="44"/>
        </w:numPr>
      </w:pPr>
      <w:r w:rsidRPr="00D64AEB">
        <w:t>Wichtige Programmierelemente</w:t>
      </w:r>
    </w:p>
    <w:p w14:paraId="0DD82F05" w14:textId="77777777" w:rsidR="00D64AEB" w:rsidRPr="00D64AEB" w:rsidRDefault="00D64AEB" w:rsidP="00D64AEB">
      <w:pPr>
        <w:pStyle w:val="Listenabsatz"/>
        <w:numPr>
          <w:ilvl w:val="1"/>
          <w:numId w:val="44"/>
        </w:numPr>
      </w:pPr>
      <w:r w:rsidRPr="00D64AEB">
        <w:t>Boilerplates</w:t>
      </w:r>
    </w:p>
    <w:p w14:paraId="39909068" w14:textId="77777777" w:rsidR="00D64AEB" w:rsidRPr="00D64AEB" w:rsidRDefault="00D64AEB" w:rsidP="00D64AEB">
      <w:pPr>
        <w:pStyle w:val="Listenabsatz"/>
        <w:numPr>
          <w:ilvl w:val="1"/>
          <w:numId w:val="44"/>
        </w:numPr>
      </w:pPr>
      <w:r w:rsidRPr="00D64AEB">
        <w:t>Code Convention + Style Guide</w:t>
      </w:r>
    </w:p>
    <w:p w14:paraId="7A00CB75" w14:textId="538F7A8D" w:rsidR="00D64AEB" w:rsidRPr="00D64AEB" w:rsidRDefault="003D727F" w:rsidP="00D64AEB">
      <w:pPr>
        <w:pStyle w:val="Listenabsatz"/>
        <w:numPr>
          <w:ilvl w:val="0"/>
          <w:numId w:val="44"/>
        </w:numPr>
      </w:pPr>
      <w:r>
        <w:t xml:space="preserve">Programmierung - </w:t>
      </w:r>
      <w:r w:rsidR="00D64AEB" w:rsidRPr="00D64AEB">
        <w:t>React + React Native</w:t>
      </w:r>
    </w:p>
    <w:p w14:paraId="0B8A3401" w14:textId="77777777" w:rsidR="00D64AEB" w:rsidRPr="00D64AEB" w:rsidRDefault="00D64AEB" w:rsidP="00D64AEB">
      <w:pPr>
        <w:pStyle w:val="Listenabsatz"/>
        <w:numPr>
          <w:ilvl w:val="1"/>
          <w:numId w:val="44"/>
        </w:numPr>
      </w:pPr>
      <w:r w:rsidRPr="00D64AEB">
        <w:t>Mit „Hello World“</w:t>
      </w:r>
    </w:p>
    <w:p w14:paraId="4FF9BE70" w14:textId="77777777" w:rsidR="00D64AEB" w:rsidRPr="00D64AEB" w:rsidRDefault="00D64AEB" w:rsidP="00D64AEB">
      <w:pPr>
        <w:pStyle w:val="Listenabsatz"/>
        <w:numPr>
          <w:ilvl w:val="1"/>
          <w:numId w:val="44"/>
        </w:numPr>
      </w:pPr>
      <w:r w:rsidRPr="00D64AEB">
        <w:t>Wichtige Programmierelemente</w:t>
      </w:r>
    </w:p>
    <w:p w14:paraId="3B0BB1BE" w14:textId="77777777" w:rsidR="00D64AEB" w:rsidRPr="00D64AEB" w:rsidRDefault="00D64AEB" w:rsidP="00D64AEB">
      <w:pPr>
        <w:pStyle w:val="Listenabsatz"/>
        <w:numPr>
          <w:ilvl w:val="1"/>
          <w:numId w:val="44"/>
        </w:numPr>
      </w:pPr>
      <w:r w:rsidRPr="00D64AEB">
        <w:t>Boilerplates</w:t>
      </w:r>
    </w:p>
    <w:p w14:paraId="4AAEA4CF" w14:textId="77777777" w:rsidR="00D64AEB" w:rsidRPr="00D64AEB" w:rsidRDefault="00D64AEB" w:rsidP="00D64AEB">
      <w:pPr>
        <w:pStyle w:val="Listenabsatz"/>
        <w:numPr>
          <w:ilvl w:val="1"/>
          <w:numId w:val="44"/>
        </w:numPr>
      </w:pPr>
      <w:r w:rsidRPr="00D64AEB">
        <w:t>Code Convention + Style Guide</w:t>
      </w:r>
    </w:p>
    <w:p w14:paraId="28F56A6C" w14:textId="425D5A06" w:rsidR="00D64AEB" w:rsidRPr="00D64AEB" w:rsidRDefault="003D727F" w:rsidP="00D64AEB">
      <w:pPr>
        <w:pStyle w:val="Listenabsatz"/>
        <w:numPr>
          <w:ilvl w:val="0"/>
          <w:numId w:val="44"/>
        </w:numPr>
      </w:pPr>
      <w:r>
        <w:t xml:space="preserve">Programmierung - </w:t>
      </w:r>
      <w:r w:rsidR="00D64AEB" w:rsidRPr="00D64AEB">
        <w:t>HTML + CSS</w:t>
      </w:r>
    </w:p>
    <w:p w14:paraId="6A00872D" w14:textId="77777777" w:rsidR="00D64AEB" w:rsidRPr="00D64AEB" w:rsidRDefault="00D64AEB" w:rsidP="00D64AEB">
      <w:pPr>
        <w:pStyle w:val="Listenabsatz"/>
        <w:numPr>
          <w:ilvl w:val="1"/>
          <w:numId w:val="44"/>
        </w:numPr>
      </w:pPr>
      <w:r w:rsidRPr="00D64AEB">
        <w:t>Mit „Hello World“</w:t>
      </w:r>
    </w:p>
    <w:p w14:paraId="314EB04D" w14:textId="77777777" w:rsidR="00D64AEB" w:rsidRPr="00D64AEB" w:rsidRDefault="00D64AEB" w:rsidP="00D64AEB">
      <w:pPr>
        <w:pStyle w:val="Listenabsatz"/>
        <w:numPr>
          <w:ilvl w:val="1"/>
          <w:numId w:val="44"/>
        </w:numPr>
      </w:pPr>
      <w:r w:rsidRPr="00D64AEB">
        <w:t>Wichtige Programmierelemente</w:t>
      </w:r>
    </w:p>
    <w:p w14:paraId="32CE437A" w14:textId="77777777" w:rsidR="00D64AEB" w:rsidRPr="00D64AEB" w:rsidRDefault="00D64AEB" w:rsidP="00D64AEB">
      <w:pPr>
        <w:pStyle w:val="Listenabsatz"/>
        <w:numPr>
          <w:ilvl w:val="1"/>
          <w:numId w:val="44"/>
        </w:numPr>
      </w:pPr>
      <w:r w:rsidRPr="00D64AEB">
        <w:t>Boilerplates</w:t>
      </w:r>
    </w:p>
    <w:p w14:paraId="2DFF806E" w14:textId="77777777" w:rsidR="00D64AEB" w:rsidRPr="00D64AEB" w:rsidRDefault="00D64AEB" w:rsidP="00D64AEB">
      <w:pPr>
        <w:pStyle w:val="Listenabsatz"/>
        <w:numPr>
          <w:ilvl w:val="1"/>
          <w:numId w:val="44"/>
        </w:numPr>
      </w:pPr>
      <w:r w:rsidRPr="00D64AEB">
        <w:t>Code Convention + Style Guide</w:t>
      </w:r>
    </w:p>
    <w:sectPr w:rsidR="00D64AEB" w:rsidRPr="00D64AE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4F66"/>
    <w:multiLevelType w:val="hybridMultilevel"/>
    <w:tmpl w:val="962203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B84468"/>
    <w:multiLevelType w:val="hybridMultilevel"/>
    <w:tmpl w:val="A82C20E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074054C9"/>
    <w:multiLevelType w:val="hybridMultilevel"/>
    <w:tmpl w:val="A448018C"/>
    <w:lvl w:ilvl="0" w:tplc="B5E0FF8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82824DF"/>
    <w:multiLevelType w:val="hybridMultilevel"/>
    <w:tmpl w:val="5C7A28D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6207AD"/>
    <w:multiLevelType w:val="hybridMultilevel"/>
    <w:tmpl w:val="41B659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0C0FAF"/>
    <w:multiLevelType w:val="hybridMultilevel"/>
    <w:tmpl w:val="C22229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F45020C"/>
    <w:multiLevelType w:val="hybridMultilevel"/>
    <w:tmpl w:val="5B92795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1522B92"/>
    <w:multiLevelType w:val="hybridMultilevel"/>
    <w:tmpl w:val="9B86EC64"/>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15:restartNumberingAfterBreak="0">
    <w:nsid w:val="15022E66"/>
    <w:multiLevelType w:val="hybridMultilevel"/>
    <w:tmpl w:val="6B54FD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97B42B9"/>
    <w:multiLevelType w:val="hybridMultilevel"/>
    <w:tmpl w:val="C6FC5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B59562F"/>
    <w:multiLevelType w:val="hybridMultilevel"/>
    <w:tmpl w:val="03563A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DD10518"/>
    <w:multiLevelType w:val="hybridMultilevel"/>
    <w:tmpl w:val="E91088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1DC3932"/>
    <w:multiLevelType w:val="hybridMultilevel"/>
    <w:tmpl w:val="FF98063C"/>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3" w15:restartNumberingAfterBreak="0">
    <w:nsid w:val="22210161"/>
    <w:multiLevelType w:val="hybridMultilevel"/>
    <w:tmpl w:val="6CC41F8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7564FFE"/>
    <w:multiLevelType w:val="hybridMultilevel"/>
    <w:tmpl w:val="F5F8E5B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E146B9C"/>
    <w:multiLevelType w:val="hybridMultilevel"/>
    <w:tmpl w:val="367A63D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32555B6"/>
    <w:multiLevelType w:val="hybridMultilevel"/>
    <w:tmpl w:val="BDF613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7E03A2C"/>
    <w:multiLevelType w:val="hybridMultilevel"/>
    <w:tmpl w:val="F0EC53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A395B66"/>
    <w:multiLevelType w:val="hybridMultilevel"/>
    <w:tmpl w:val="A91E7B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AA62B40"/>
    <w:multiLevelType w:val="multilevel"/>
    <w:tmpl w:val="E0E42DD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B527799"/>
    <w:multiLevelType w:val="hybridMultilevel"/>
    <w:tmpl w:val="31726234"/>
    <w:lvl w:ilvl="0" w:tplc="C336872C">
      <w:start w:val="1"/>
      <w:numFmt w:val="decimal"/>
      <w:lvlText w:val="%1."/>
      <w:lvlJc w:val="left"/>
      <w:pPr>
        <w:ind w:left="720" w:hanging="360"/>
      </w:pPr>
      <w:rPr>
        <w:rFonts w:asciiTheme="minorHAnsi" w:eastAsiaTheme="minorHAnsi" w:hAnsiTheme="minorHAnsi" w:cstheme="minorBidi"/>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C582D4D"/>
    <w:multiLevelType w:val="hybridMultilevel"/>
    <w:tmpl w:val="75BE5C48"/>
    <w:lvl w:ilvl="0" w:tplc="0407000F">
      <w:start w:val="1"/>
      <w:numFmt w:val="decimal"/>
      <w:lvlText w:val="%1."/>
      <w:lvlJc w:val="left"/>
      <w:pPr>
        <w:ind w:left="720" w:hanging="360"/>
      </w:pPr>
      <w:rPr>
        <w:rFonts w:hint="default"/>
      </w:rPr>
    </w:lvl>
    <w:lvl w:ilvl="1" w:tplc="04070001">
      <w:start w:val="1"/>
      <w:numFmt w:val="bullet"/>
      <w:lvlText w:val=""/>
      <w:lvlJc w:val="left"/>
      <w:pPr>
        <w:ind w:left="1440" w:hanging="360"/>
      </w:pPr>
      <w:rPr>
        <w:rFonts w:ascii="Symbol" w:hAnsi="Symbol"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C986680"/>
    <w:multiLevelType w:val="hybridMultilevel"/>
    <w:tmpl w:val="511E5F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CF12AD7"/>
    <w:multiLevelType w:val="hybridMultilevel"/>
    <w:tmpl w:val="52586EE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0F82A7A"/>
    <w:multiLevelType w:val="hybridMultilevel"/>
    <w:tmpl w:val="8AA2F6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17744DD"/>
    <w:multiLevelType w:val="hybridMultilevel"/>
    <w:tmpl w:val="03483D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4133DDA"/>
    <w:multiLevelType w:val="hybridMultilevel"/>
    <w:tmpl w:val="0F347A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A987B0D"/>
    <w:multiLevelType w:val="hybridMultilevel"/>
    <w:tmpl w:val="9EF8234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4DD07A2B"/>
    <w:multiLevelType w:val="hybridMultilevel"/>
    <w:tmpl w:val="2ED8986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F745A63"/>
    <w:multiLevelType w:val="hybridMultilevel"/>
    <w:tmpl w:val="A4CE1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4FEF4915"/>
    <w:multiLevelType w:val="hybridMultilevel"/>
    <w:tmpl w:val="D79C26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2A83E90"/>
    <w:multiLevelType w:val="multilevel"/>
    <w:tmpl w:val="67049D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5A6030E"/>
    <w:multiLevelType w:val="hybridMultilevel"/>
    <w:tmpl w:val="B0B815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8A033AB"/>
    <w:multiLevelType w:val="hybridMultilevel"/>
    <w:tmpl w:val="AECC5A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9AF6A12"/>
    <w:multiLevelType w:val="hybridMultilevel"/>
    <w:tmpl w:val="F78A14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A633FB7"/>
    <w:multiLevelType w:val="hybridMultilevel"/>
    <w:tmpl w:val="528E688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D4F755D"/>
    <w:multiLevelType w:val="hybridMultilevel"/>
    <w:tmpl w:val="43E28A0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7" w15:restartNumberingAfterBreak="0">
    <w:nsid w:val="688A478F"/>
    <w:multiLevelType w:val="hybridMultilevel"/>
    <w:tmpl w:val="BE1019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A225934"/>
    <w:multiLevelType w:val="hybridMultilevel"/>
    <w:tmpl w:val="11BCD6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038567D"/>
    <w:multiLevelType w:val="hybridMultilevel"/>
    <w:tmpl w:val="92A0A1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20031C8"/>
    <w:multiLevelType w:val="multilevel"/>
    <w:tmpl w:val="2494A4B0"/>
    <w:lvl w:ilvl="0">
      <w:start w:val="1"/>
      <w:numFmt w:val="decimal"/>
      <w:lvlText w:val="%1."/>
      <w:lvlJc w:val="left"/>
      <w:pPr>
        <w:ind w:left="360" w:hanging="360"/>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696257A"/>
    <w:multiLevelType w:val="hybridMultilevel"/>
    <w:tmpl w:val="E69C93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8355413"/>
    <w:multiLevelType w:val="hybridMultilevel"/>
    <w:tmpl w:val="B1A6B1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7E991828"/>
    <w:multiLevelType w:val="hybridMultilevel"/>
    <w:tmpl w:val="E1841C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1"/>
  </w:num>
  <w:num w:numId="2">
    <w:abstractNumId w:val="10"/>
  </w:num>
  <w:num w:numId="3">
    <w:abstractNumId w:val="22"/>
  </w:num>
  <w:num w:numId="4">
    <w:abstractNumId w:val="20"/>
  </w:num>
  <w:num w:numId="5">
    <w:abstractNumId w:val="4"/>
  </w:num>
  <w:num w:numId="6">
    <w:abstractNumId w:val="37"/>
  </w:num>
  <w:num w:numId="7">
    <w:abstractNumId w:val="21"/>
  </w:num>
  <w:num w:numId="8">
    <w:abstractNumId w:val="13"/>
  </w:num>
  <w:num w:numId="9">
    <w:abstractNumId w:val="12"/>
  </w:num>
  <w:num w:numId="10">
    <w:abstractNumId w:val="35"/>
  </w:num>
  <w:num w:numId="11">
    <w:abstractNumId w:val="16"/>
  </w:num>
  <w:num w:numId="12">
    <w:abstractNumId w:val="39"/>
  </w:num>
  <w:num w:numId="13">
    <w:abstractNumId w:val="9"/>
  </w:num>
  <w:num w:numId="14">
    <w:abstractNumId w:val="29"/>
  </w:num>
  <w:num w:numId="15">
    <w:abstractNumId w:val="41"/>
  </w:num>
  <w:num w:numId="16">
    <w:abstractNumId w:val="2"/>
  </w:num>
  <w:num w:numId="17">
    <w:abstractNumId w:val="32"/>
  </w:num>
  <w:num w:numId="18">
    <w:abstractNumId w:val="18"/>
  </w:num>
  <w:num w:numId="19">
    <w:abstractNumId w:val="28"/>
  </w:num>
  <w:num w:numId="20">
    <w:abstractNumId w:val="17"/>
  </w:num>
  <w:num w:numId="21">
    <w:abstractNumId w:val="3"/>
  </w:num>
  <w:num w:numId="22">
    <w:abstractNumId w:val="5"/>
  </w:num>
  <w:num w:numId="23">
    <w:abstractNumId w:val="15"/>
  </w:num>
  <w:num w:numId="24">
    <w:abstractNumId w:val="30"/>
  </w:num>
  <w:num w:numId="25">
    <w:abstractNumId w:val="26"/>
  </w:num>
  <w:num w:numId="26">
    <w:abstractNumId w:val="11"/>
  </w:num>
  <w:num w:numId="27">
    <w:abstractNumId w:val="23"/>
  </w:num>
  <w:num w:numId="28">
    <w:abstractNumId w:val="0"/>
  </w:num>
  <w:num w:numId="29">
    <w:abstractNumId w:val="43"/>
  </w:num>
  <w:num w:numId="30">
    <w:abstractNumId w:val="33"/>
  </w:num>
  <w:num w:numId="31">
    <w:abstractNumId w:val="42"/>
  </w:num>
  <w:num w:numId="32">
    <w:abstractNumId w:val="14"/>
  </w:num>
  <w:num w:numId="33">
    <w:abstractNumId w:val="40"/>
  </w:num>
  <w:num w:numId="34">
    <w:abstractNumId w:val="7"/>
  </w:num>
  <w:num w:numId="35">
    <w:abstractNumId w:val="24"/>
  </w:num>
  <w:num w:numId="36">
    <w:abstractNumId w:val="27"/>
  </w:num>
  <w:num w:numId="37">
    <w:abstractNumId w:val="25"/>
  </w:num>
  <w:num w:numId="38">
    <w:abstractNumId w:val="1"/>
  </w:num>
  <w:num w:numId="39">
    <w:abstractNumId w:val="8"/>
  </w:num>
  <w:num w:numId="40">
    <w:abstractNumId w:val="34"/>
  </w:num>
  <w:num w:numId="41">
    <w:abstractNumId w:val="19"/>
  </w:num>
  <w:num w:numId="42">
    <w:abstractNumId w:val="38"/>
  </w:num>
  <w:num w:numId="43">
    <w:abstractNumId w:val="36"/>
  </w:num>
  <w:num w:numId="4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k, Tobias">
    <w15:presenceInfo w15:providerId="AD" w15:userId="S::tobias.rick@afasselt.de::ad7fb401-2381-4495-aa24-1479eee239f6"/>
  </w15:person>
  <w15:person w15:author="Schürmann, Christoph">
    <w15:presenceInfo w15:providerId="None" w15:userId="Schürmann, Christo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A26"/>
    <w:rsid w:val="00002E2B"/>
    <w:rsid w:val="00004E22"/>
    <w:rsid w:val="00007CEE"/>
    <w:rsid w:val="00016A9D"/>
    <w:rsid w:val="00026DCD"/>
    <w:rsid w:val="00030482"/>
    <w:rsid w:val="000365F1"/>
    <w:rsid w:val="00044473"/>
    <w:rsid w:val="000462E8"/>
    <w:rsid w:val="00053831"/>
    <w:rsid w:val="0006134E"/>
    <w:rsid w:val="00061C70"/>
    <w:rsid w:val="00063488"/>
    <w:rsid w:val="00072154"/>
    <w:rsid w:val="00072771"/>
    <w:rsid w:val="000753BF"/>
    <w:rsid w:val="00076383"/>
    <w:rsid w:val="00083E88"/>
    <w:rsid w:val="0008778E"/>
    <w:rsid w:val="00097E98"/>
    <w:rsid w:val="000A21AE"/>
    <w:rsid w:val="000A3C18"/>
    <w:rsid w:val="000B3346"/>
    <w:rsid w:val="000B542E"/>
    <w:rsid w:val="000B5DCA"/>
    <w:rsid w:val="000C489E"/>
    <w:rsid w:val="000D1EB1"/>
    <w:rsid w:val="000D38AD"/>
    <w:rsid w:val="000D3D64"/>
    <w:rsid w:val="000D53B8"/>
    <w:rsid w:val="000D7C47"/>
    <w:rsid w:val="000E1360"/>
    <w:rsid w:val="000E6536"/>
    <w:rsid w:val="000F14E8"/>
    <w:rsid w:val="000F58D7"/>
    <w:rsid w:val="000F744E"/>
    <w:rsid w:val="00101288"/>
    <w:rsid w:val="00115363"/>
    <w:rsid w:val="001312C5"/>
    <w:rsid w:val="00143CE5"/>
    <w:rsid w:val="001456E5"/>
    <w:rsid w:val="00150B30"/>
    <w:rsid w:val="00160DBE"/>
    <w:rsid w:val="00163BF5"/>
    <w:rsid w:val="00173EDE"/>
    <w:rsid w:val="00174A50"/>
    <w:rsid w:val="00194F8A"/>
    <w:rsid w:val="001960FB"/>
    <w:rsid w:val="001C4ACC"/>
    <w:rsid w:val="001D431D"/>
    <w:rsid w:val="001D7021"/>
    <w:rsid w:val="001E0CFF"/>
    <w:rsid w:val="001F1F40"/>
    <w:rsid w:val="001F2B00"/>
    <w:rsid w:val="001F58FE"/>
    <w:rsid w:val="002076B0"/>
    <w:rsid w:val="0021181F"/>
    <w:rsid w:val="00213250"/>
    <w:rsid w:val="002153F4"/>
    <w:rsid w:val="00222C11"/>
    <w:rsid w:val="0022377D"/>
    <w:rsid w:val="00226B43"/>
    <w:rsid w:val="002301B5"/>
    <w:rsid w:val="00230878"/>
    <w:rsid w:val="0024455F"/>
    <w:rsid w:val="002511C6"/>
    <w:rsid w:val="00253F81"/>
    <w:rsid w:val="0025563D"/>
    <w:rsid w:val="00256849"/>
    <w:rsid w:val="0025718F"/>
    <w:rsid w:val="00262212"/>
    <w:rsid w:val="0026254B"/>
    <w:rsid w:val="00271450"/>
    <w:rsid w:val="002765CE"/>
    <w:rsid w:val="00281768"/>
    <w:rsid w:val="00284CB7"/>
    <w:rsid w:val="00286C68"/>
    <w:rsid w:val="00291F25"/>
    <w:rsid w:val="00297C98"/>
    <w:rsid w:val="002B06C1"/>
    <w:rsid w:val="002C3A71"/>
    <w:rsid w:val="002C6C41"/>
    <w:rsid w:val="002D6BAC"/>
    <w:rsid w:val="002E007B"/>
    <w:rsid w:val="002E11DD"/>
    <w:rsid w:val="002E1F98"/>
    <w:rsid w:val="002E2F94"/>
    <w:rsid w:val="002E647C"/>
    <w:rsid w:val="002F1513"/>
    <w:rsid w:val="002F6269"/>
    <w:rsid w:val="003006F8"/>
    <w:rsid w:val="00311D2A"/>
    <w:rsid w:val="0032666B"/>
    <w:rsid w:val="00335325"/>
    <w:rsid w:val="00337D0E"/>
    <w:rsid w:val="0036140F"/>
    <w:rsid w:val="00371B96"/>
    <w:rsid w:val="00371FBC"/>
    <w:rsid w:val="0038056E"/>
    <w:rsid w:val="0038628D"/>
    <w:rsid w:val="003866C2"/>
    <w:rsid w:val="00387D66"/>
    <w:rsid w:val="003908D1"/>
    <w:rsid w:val="0039449F"/>
    <w:rsid w:val="00395AD0"/>
    <w:rsid w:val="00396F62"/>
    <w:rsid w:val="003A3942"/>
    <w:rsid w:val="003A5A5C"/>
    <w:rsid w:val="003A6735"/>
    <w:rsid w:val="003A7278"/>
    <w:rsid w:val="003B021D"/>
    <w:rsid w:val="003C3F67"/>
    <w:rsid w:val="003C5470"/>
    <w:rsid w:val="003D101E"/>
    <w:rsid w:val="003D1C0D"/>
    <w:rsid w:val="003D23BE"/>
    <w:rsid w:val="003D3D65"/>
    <w:rsid w:val="003D4FAD"/>
    <w:rsid w:val="003D727F"/>
    <w:rsid w:val="003E4C66"/>
    <w:rsid w:val="003E7AF2"/>
    <w:rsid w:val="004012C9"/>
    <w:rsid w:val="00402925"/>
    <w:rsid w:val="004148E8"/>
    <w:rsid w:val="0041676F"/>
    <w:rsid w:val="004170EB"/>
    <w:rsid w:val="00417917"/>
    <w:rsid w:val="00417B65"/>
    <w:rsid w:val="004305FC"/>
    <w:rsid w:val="00430F9E"/>
    <w:rsid w:val="00437843"/>
    <w:rsid w:val="004512BB"/>
    <w:rsid w:val="00452540"/>
    <w:rsid w:val="00455AF1"/>
    <w:rsid w:val="00467D65"/>
    <w:rsid w:val="00470AE2"/>
    <w:rsid w:val="004724D4"/>
    <w:rsid w:val="00480329"/>
    <w:rsid w:val="00495C4A"/>
    <w:rsid w:val="00497687"/>
    <w:rsid w:val="004A4760"/>
    <w:rsid w:val="004A58A3"/>
    <w:rsid w:val="004B1D2A"/>
    <w:rsid w:val="004B1EC5"/>
    <w:rsid w:val="004B76A3"/>
    <w:rsid w:val="004C4F41"/>
    <w:rsid w:val="004E3BC6"/>
    <w:rsid w:val="004E6BE7"/>
    <w:rsid w:val="004F0489"/>
    <w:rsid w:val="004F0AE9"/>
    <w:rsid w:val="004F3458"/>
    <w:rsid w:val="0050357F"/>
    <w:rsid w:val="00505FAD"/>
    <w:rsid w:val="00514583"/>
    <w:rsid w:val="00526A47"/>
    <w:rsid w:val="0053162A"/>
    <w:rsid w:val="00532487"/>
    <w:rsid w:val="00533EC6"/>
    <w:rsid w:val="00534F00"/>
    <w:rsid w:val="00537DE3"/>
    <w:rsid w:val="00540039"/>
    <w:rsid w:val="00540F59"/>
    <w:rsid w:val="005436AC"/>
    <w:rsid w:val="00545029"/>
    <w:rsid w:val="005465B5"/>
    <w:rsid w:val="00552D9D"/>
    <w:rsid w:val="00553323"/>
    <w:rsid w:val="00560E85"/>
    <w:rsid w:val="0056212F"/>
    <w:rsid w:val="0056327C"/>
    <w:rsid w:val="00563757"/>
    <w:rsid w:val="00564889"/>
    <w:rsid w:val="0056718F"/>
    <w:rsid w:val="00570055"/>
    <w:rsid w:val="005800A4"/>
    <w:rsid w:val="0058186C"/>
    <w:rsid w:val="00582841"/>
    <w:rsid w:val="005837EF"/>
    <w:rsid w:val="00584A29"/>
    <w:rsid w:val="005866C3"/>
    <w:rsid w:val="0058786A"/>
    <w:rsid w:val="005A0700"/>
    <w:rsid w:val="005A0CE3"/>
    <w:rsid w:val="005A43E3"/>
    <w:rsid w:val="005B358D"/>
    <w:rsid w:val="005B55C8"/>
    <w:rsid w:val="005C386F"/>
    <w:rsid w:val="005D12D8"/>
    <w:rsid w:val="005D36CB"/>
    <w:rsid w:val="005D3A12"/>
    <w:rsid w:val="005D4F26"/>
    <w:rsid w:val="005E00EA"/>
    <w:rsid w:val="005E019A"/>
    <w:rsid w:val="005E1AFE"/>
    <w:rsid w:val="005E547E"/>
    <w:rsid w:val="005E5CAA"/>
    <w:rsid w:val="006016F6"/>
    <w:rsid w:val="00604E3E"/>
    <w:rsid w:val="00605CFF"/>
    <w:rsid w:val="00612980"/>
    <w:rsid w:val="0061325E"/>
    <w:rsid w:val="00615440"/>
    <w:rsid w:val="006219C1"/>
    <w:rsid w:val="006237B3"/>
    <w:rsid w:val="006257A3"/>
    <w:rsid w:val="0062656A"/>
    <w:rsid w:val="00644B4D"/>
    <w:rsid w:val="00647D99"/>
    <w:rsid w:val="00654DA9"/>
    <w:rsid w:val="006704C0"/>
    <w:rsid w:val="006704ED"/>
    <w:rsid w:val="00672A39"/>
    <w:rsid w:val="00676A53"/>
    <w:rsid w:val="00676F03"/>
    <w:rsid w:val="0068420C"/>
    <w:rsid w:val="006925A7"/>
    <w:rsid w:val="00695D9D"/>
    <w:rsid w:val="006962E0"/>
    <w:rsid w:val="006D3630"/>
    <w:rsid w:val="006D4596"/>
    <w:rsid w:val="006D5F3D"/>
    <w:rsid w:val="006D6644"/>
    <w:rsid w:val="006E0AAE"/>
    <w:rsid w:val="006E1291"/>
    <w:rsid w:val="006E1C60"/>
    <w:rsid w:val="006E3F3F"/>
    <w:rsid w:val="006F5DB7"/>
    <w:rsid w:val="006F6E8C"/>
    <w:rsid w:val="006F732F"/>
    <w:rsid w:val="0070019B"/>
    <w:rsid w:val="00701113"/>
    <w:rsid w:val="007032A3"/>
    <w:rsid w:val="0071717A"/>
    <w:rsid w:val="0071779A"/>
    <w:rsid w:val="0072291F"/>
    <w:rsid w:val="00724456"/>
    <w:rsid w:val="00725236"/>
    <w:rsid w:val="00726407"/>
    <w:rsid w:val="00730FF3"/>
    <w:rsid w:val="00733C08"/>
    <w:rsid w:val="0073635C"/>
    <w:rsid w:val="007403A9"/>
    <w:rsid w:val="007461B8"/>
    <w:rsid w:val="00746B86"/>
    <w:rsid w:val="007473FF"/>
    <w:rsid w:val="007511C7"/>
    <w:rsid w:val="007537EE"/>
    <w:rsid w:val="00764440"/>
    <w:rsid w:val="00767194"/>
    <w:rsid w:val="0077438F"/>
    <w:rsid w:val="00782143"/>
    <w:rsid w:val="0078357F"/>
    <w:rsid w:val="007868C5"/>
    <w:rsid w:val="00792D19"/>
    <w:rsid w:val="00796515"/>
    <w:rsid w:val="007A22B9"/>
    <w:rsid w:val="007A6C26"/>
    <w:rsid w:val="007B1262"/>
    <w:rsid w:val="007C090A"/>
    <w:rsid w:val="007C0C0B"/>
    <w:rsid w:val="007C10EA"/>
    <w:rsid w:val="007C2555"/>
    <w:rsid w:val="007C752E"/>
    <w:rsid w:val="007D6F4A"/>
    <w:rsid w:val="007F1E7E"/>
    <w:rsid w:val="007F3110"/>
    <w:rsid w:val="00805B79"/>
    <w:rsid w:val="008063AF"/>
    <w:rsid w:val="008107ED"/>
    <w:rsid w:val="00810898"/>
    <w:rsid w:val="00811E58"/>
    <w:rsid w:val="008228A9"/>
    <w:rsid w:val="00825449"/>
    <w:rsid w:val="00826C8C"/>
    <w:rsid w:val="00835610"/>
    <w:rsid w:val="0083587D"/>
    <w:rsid w:val="00840C1A"/>
    <w:rsid w:val="008413E3"/>
    <w:rsid w:val="0084267D"/>
    <w:rsid w:val="00843A26"/>
    <w:rsid w:val="00844932"/>
    <w:rsid w:val="008533F7"/>
    <w:rsid w:val="008618BE"/>
    <w:rsid w:val="00863FD8"/>
    <w:rsid w:val="00870F45"/>
    <w:rsid w:val="0087247F"/>
    <w:rsid w:val="008747B1"/>
    <w:rsid w:val="008776BC"/>
    <w:rsid w:val="008800F0"/>
    <w:rsid w:val="00883EFA"/>
    <w:rsid w:val="00890EFB"/>
    <w:rsid w:val="0089170A"/>
    <w:rsid w:val="008933C4"/>
    <w:rsid w:val="008A0C25"/>
    <w:rsid w:val="008A2252"/>
    <w:rsid w:val="008A46BC"/>
    <w:rsid w:val="008A46DE"/>
    <w:rsid w:val="008A636D"/>
    <w:rsid w:val="008A768F"/>
    <w:rsid w:val="008B52DD"/>
    <w:rsid w:val="008B5587"/>
    <w:rsid w:val="008C0DAF"/>
    <w:rsid w:val="008C2446"/>
    <w:rsid w:val="008D079B"/>
    <w:rsid w:val="008E3463"/>
    <w:rsid w:val="008F052B"/>
    <w:rsid w:val="008F224B"/>
    <w:rsid w:val="008F3C62"/>
    <w:rsid w:val="009000F7"/>
    <w:rsid w:val="00900B29"/>
    <w:rsid w:val="00915ED0"/>
    <w:rsid w:val="0091630E"/>
    <w:rsid w:val="0092661E"/>
    <w:rsid w:val="00933465"/>
    <w:rsid w:val="009411C9"/>
    <w:rsid w:val="00947761"/>
    <w:rsid w:val="00962018"/>
    <w:rsid w:val="009673E5"/>
    <w:rsid w:val="00971DDE"/>
    <w:rsid w:val="009731BF"/>
    <w:rsid w:val="009739C6"/>
    <w:rsid w:val="00975A20"/>
    <w:rsid w:val="00975B6C"/>
    <w:rsid w:val="00977B32"/>
    <w:rsid w:val="0098440F"/>
    <w:rsid w:val="00984AAD"/>
    <w:rsid w:val="00994046"/>
    <w:rsid w:val="00995188"/>
    <w:rsid w:val="009A1215"/>
    <w:rsid w:val="009A3B58"/>
    <w:rsid w:val="009B1773"/>
    <w:rsid w:val="009C0DE8"/>
    <w:rsid w:val="009C22C1"/>
    <w:rsid w:val="009C38DD"/>
    <w:rsid w:val="009C5048"/>
    <w:rsid w:val="009C71EA"/>
    <w:rsid w:val="009D1B03"/>
    <w:rsid w:val="009D42B6"/>
    <w:rsid w:val="009D579C"/>
    <w:rsid w:val="009D66AD"/>
    <w:rsid w:val="009E1AEA"/>
    <w:rsid w:val="009E4076"/>
    <w:rsid w:val="009E45D6"/>
    <w:rsid w:val="009F49FB"/>
    <w:rsid w:val="00A016E5"/>
    <w:rsid w:val="00A04084"/>
    <w:rsid w:val="00A05FA1"/>
    <w:rsid w:val="00A066FE"/>
    <w:rsid w:val="00A079C6"/>
    <w:rsid w:val="00A14CC1"/>
    <w:rsid w:val="00A22459"/>
    <w:rsid w:val="00A26065"/>
    <w:rsid w:val="00A2643B"/>
    <w:rsid w:val="00A26BFC"/>
    <w:rsid w:val="00A26E02"/>
    <w:rsid w:val="00A30D7D"/>
    <w:rsid w:val="00A33EA1"/>
    <w:rsid w:val="00A35370"/>
    <w:rsid w:val="00A42084"/>
    <w:rsid w:val="00A4355A"/>
    <w:rsid w:val="00A445DC"/>
    <w:rsid w:val="00A5382F"/>
    <w:rsid w:val="00A636AD"/>
    <w:rsid w:val="00A6459A"/>
    <w:rsid w:val="00A71E1C"/>
    <w:rsid w:val="00A85349"/>
    <w:rsid w:val="00A91D90"/>
    <w:rsid w:val="00A92F28"/>
    <w:rsid w:val="00A97F93"/>
    <w:rsid w:val="00AA3D10"/>
    <w:rsid w:val="00AA3EB5"/>
    <w:rsid w:val="00AA71BF"/>
    <w:rsid w:val="00AB174E"/>
    <w:rsid w:val="00AC222C"/>
    <w:rsid w:val="00AD2A3C"/>
    <w:rsid w:val="00AF0BCC"/>
    <w:rsid w:val="00AF0BEF"/>
    <w:rsid w:val="00AF13D7"/>
    <w:rsid w:val="00AF7136"/>
    <w:rsid w:val="00AF7703"/>
    <w:rsid w:val="00B11224"/>
    <w:rsid w:val="00B131F1"/>
    <w:rsid w:val="00B13F16"/>
    <w:rsid w:val="00B1560D"/>
    <w:rsid w:val="00B16ACA"/>
    <w:rsid w:val="00B20EE3"/>
    <w:rsid w:val="00B30F13"/>
    <w:rsid w:val="00B32F95"/>
    <w:rsid w:val="00B45498"/>
    <w:rsid w:val="00B465BB"/>
    <w:rsid w:val="00B46F7F"/>
    <w:rsid w:val="00B613FB"/>
    <w:rsid w:val="00B66DE0"/>
    <w:rsid w:val="00B67B9A"/>
    <w:rsid w:val="00B92E54"/>
    <w:rsid w:val="00B95357"/>
    <w:rsid w:val="00B9638F"/>
    <w:rsid w:val="00BA35F3"/>
    <w:rsid w:val="00BA6CD3"/>
    <w:rsid w:val="00BB3555"/>
    <w:rsid w:val="00BD3644"/>
    <w:rsid w:val="00BD52AE"/>
    <w:rsid w:val="00BD5F91"/>
    <w:rsid w:val="00BD6DEB"/>
    <w:rsid w:val="00BE0343"/>
    <w:rsid w:val="00BE1A19"/>
    <w:rsid w:val="00BE38AD"/>
    <w:rsid w:val="00BE539C"/>
    <w:rsid w:val="00BE7A2B"/>
    <w:rsid w:val="00BF418D"/>
    <w:rsid w:val="00BF6727"/>
    <w:rsid w:val="00C00F73"/>
    <w:rsid w:val="00C01831"/>
    <w:rsid w:val="00C04747"/>
    <w:rsid w:val="00C060FD"/>
    <w:rsid w:val="00C068D3"/>
    <w:rsid w:val="00C15078"/>
    <w:rsid w:val="00C26DD1"/>
    <w:rsid w:val="00C30E03"/>
    <w:rsid w:val="00C32A66"/>
    <w:rsid w:val="00C34381"/>
    <w:rsid w:val="00C34EB9"/>
    <w:rsid w:val="00C46C11"/>
    <w:rsid w:val="00C5532A"/>
    <w:rsid w:val="00C55713"/>
    <w:rsid w:val="00C572EE"/>
    <w:rsid w:val="00C5744E"/>
    <w:rsid w:val="00C676A3"/>
    <w:rsid w:val="00C76511"/>
    <w:rsid w:val="00C8157D"/>
    <w:rsid w:val="00C83528"/>
    <w:rsid w:val="00C84B1B"/>
    <w:rsid w:val="00C85C6E"/>
    <w:rsid w:val="00C8604D"/>
    <w:rsid w:val="00C86908"/>
    <w:rsid w:val="00C879BC"/>
    <w:rsid w:val="00C87E5D"/>
    <w:rsid w:val="00C90716"/>
    <w:rsid w:val="00C9428D"/>
    <w:rsid w:val="00C96EA1"/>
    <w:rsid w:val="00CA46D5"/>
    <w:rsid w:val="00CA6420"/>
    <w:rsid w:val="00CA6624"/>
    <w:rsid w:val="00CB280F"/>
    <w:rsid w:val="00CB4730"/>
    <w:rsid w:val="00CC1584"/>
    <w:rsid w:val="00CC1586"/>
    <w:rsid w:val="00CC3344"/>
    <w:rsid w:val="00CC4C9C"/>
    <w:rsid w:val="00CC5017"/>
    <w:rsid w:val="00CD5AC3"/>
    <w:rsid w:val="00CE3450"/>
    <w:rsid w:val="00CE4504"/>
    <w:rsid w:val="00CE7110"/>
    <w:rsid w:val="00CE743D"/>
    <w:rsid w:val="00CF75CF"/>
    <w:rsid w:val="00D06952"/>
    <w:rsid w:val="00D10164"/>
    <w:rsid w:val="00D17B7C"/>
    <w:rsid w:val="00D32401"/>
    <w:rsid w:val="00D34BBD"/>
    <w:rsid w:val="00D4296E"/>
    <w:rsid w:val="00D541F0"/>
    <w:rsid w:val="00D54CEB"/>
    <w:rsid w:val="00D60C1E"/>
    <w:rsid w:val="00D6122A"/>
    <w:rsid w:val="00D62376"/>
    <w:rsid w:val="00D63AE6"/>
    <w:rsid w:val="00D64AEB"/>
    <w:rsid w:val="00D85960"/>
    <w:rsid w:val="00D86460"/>
    <w:rsid w:val="00D915FF"/>
    <w:rsid w:val="00D92BE4"/>
    <w:rsid w:val="00D95808"/>
    <w:rsid w:val="00D9766E"/>
    <w:rsid w:val="00DA1A5E"/>
    <w:rsid w:val="00DA3A7B"/>
    <w:rsid w:val="00DC5F1D"/>
    <w:rsid w:val="00DD01A3"/>
    <w:rsid w:val="00DD27E3"/>
    <w:rsid w:val="00DD4440"/>
    <w:rsid w:val="00DD5CF6"/>
    <w:rsid w:val="00DE1095"/>
    <w:rsid w:val="00DE1990"/>
    <w:rsid w:val="00DE2732"/>
    <w:rsid w:val="00DE434B"/>
    <w:rsid w:val="00DF000A"/>
    <w:rsid w:val="00DF257C"/>
    <w:rsid w:val="00DF44F1"/>
    <w:rsid w:val="00E0379D"/>
    <w:rsid w:val="00E04143"/>
    <w:rsid w:val="00E1259A"/>
    <w:rsid w:val="00E12644"/>
    <w:rsid w:val="00E2023F"/>
    <w:rsid w:val="00E24C54"/>
    <w:rsid w:val="00E3129B"/>
    <w:rsid w:val="00E31C60"/>
    <w:rsid w:val="00E35480"/>
    <w:rsid w:val="00E421B2"/>
    <w:rsid w:val="00E45584"/>
    <w:rsid w:val="00E47C25"/>
    <w:rsid w:val="00E53E6A"/>
    <w:rsid w:val="00E667C5"/>
    <w:rsid w:val="00E67845"/>
    <w:rsid w:val="00E759C0"/>
    <w:rsid w:val="00E775D6"/>
    <w:rsid w:val="00E85666"/>
    <w:rsid w:val="00E86A02"/>
    <w:rsid w:val="00E95042"/>
    <w:rsid w:val="00EB08F1"/>
    <w:rsid w:val="00EB386D"/>
    <w:rsid w:val="00EB6115"/>
    <w:rsid w:val="00EB6CB3"/>
    <w:rsid w:val="00EC1F71"/>
    <w:rsid w:val="00EC492F"/>
    <w:rsid w:val="00EC75A0"/>
    <w:rsid w:val="00ED340C"/>
    <w:rsid w:val="00EE6037"/>
    <w:rsid w:val="00EF3809"/>
    <w:rsid w:val="00EF4B18"/>
    <w:rsid w:val="00F012C5"/>
    <w:rsid w:val="00F063D2"/>
    <w:rsid w:val="00F07613"/>
    <w:rsid w:val="00F10712"/>
    <w:rsid w:val="00F15CF9"/>
    <w:rsid w:val="00F234F9"/>
    <w:rsid w:val="00F26370"/>
    <w:rsid w:val="00F32AF2"/>
    <w:rsid w:val="00F37CD0"/>
    <w:rsid w:val="00F429AE"/>
    <w:rsid w:val="00F539EF"/>
    <w:rsid w:val="00F57CB1"/>
    <w:rsid w:val="00F60A0F"/>
    <w:rsid w:val="00F6174B"/>
    <w:rsid w:val="00F638EC"/>
    <w:rsid w:val="00F63C9A"/>
    <w:rsid w:val="00F66C60"/>
    <w:rsid w:val="00F71D19"/>
    <w:rsid w:val="00F72E4E"/>
    <w:rsid w:val="00F77962"/>
    <w:rsid w:val="00F8227B"/>
    <w:rsid w:val="00F8309A"/>
    <w:rsid w:val="00F8799E"/>
    <w:rsid w:val="00F966D7"/>
    <w:rsid w:val="00FB124A"/>
    <w:rsid w:val="00FB7B83"/>
    <w:rsid w:val="00FD2F2C"/>
    <w:rsid w:val="00FD663A"/>
    <w:rsid w:val="00FE0739"/>
    <w:rsid w:val="00FE2D29"/>
    <w:rsid w:val="00FE6097"/>
    <w:rsid w:val="00FE6B04"/>
    <w:rsid w:val="00FF0A3C"/>
    <w:rsid w:val="00FF13B5"/>
    <w:rsid w:val="00FF27DA"/>
    <w:rsid w:val="00FF2D48"/>
    <w:rsid w:val="00FF3580"/>
    <w:rsid w:val="00FF699D"/>
    <w:rsid w:val="00FF6E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FFF28"/>
  <w15:chartTrackingRefBased/>
  <w15:docId w15:val="{A05CB7F3-B54C-415C-BCF1-4A7B0E663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30F9E"/>
    <w:rPr>
      <w:sz w:val="24"/>
    </w:rPr>
  </w:style>
  <w:style w:type="paragraph" w:styleId="berschrift1">
    <w:name w:val="heading 1"/>
    <w:basedOn w:val="Standard"/>
    <w:next w:val="Standard"/>
    <w:link w:val="berschrift1Zchn"/>
    <w:uiPriority w:val="9"/>
    <w:qFormat/>
    <w:rsid w:val="00194F8A"/>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berschrift2">
    <w:name w:val="heading 2"/>
    <w:basedOn w:val="Standard"/>
    <w:next w:val="Standard"/>
    <w:link w:val="berschrift2Zchn"/>
    <w:uiPriority w:val="9"/>
    <w:unhideWhenUsed/>
    <w:qFormat/>
    <w:rsid w:val="00194F8A"/>
    <w:pPr>
      <w:keepNext/>
      <w:keepLines/>
      <w:spacing w:before="40" w:after="0"/>
      <w:outlineLvl w:val="1"/>
    </w:pPr>
    <w:rPr>
      <w:rFonts w:asciiTheme="majorHAnsi" w:eastAsiaTheme="majorEastAsia" w:hAnsiTheme="majorHAnsi" w:cstheme="majorBidi"/>
      <w:b/>
      <w:color w:val="8EAADB" w:themeColor="accent1" w:themeTint="99"/>
      <w:sz w:val="28"/>
      <w:szCs w:val="26"/>
    </w:rPr>
  </w:style>
  <w:style w:type="paragraph" w:styleId="berschrift3">
    <w:name w:val="heading 3"/>
    <w:basedOn w:val="Standard"/>
    <w:next w:val="Standard"/>
    <w:link w:val="berschrift3Zchn"/>
    <w:uiPriority w:val="9"/>
    <w:unhideWhenUsed/>
    <w:qFormat/>
    <w:rsid w:val="00194F8A"/>
    <w:pPr>
      <w:keepNext/>
      <w:keepLines/>
      <w:spacing w:before="40" w:after="0"/>
      <w:outlineLvl w:val="2"/>
    </w:pPr>
    <w:rPr>
      <w:rFonts w:asciiTheme="majorHAnsi" w:eastAsiaTheme="majorEastAsia" w:hAnsiTheme="majorHAnsi" w:cstheme="majorBidi"/>
      <w:b/>
      <w:color w:val="B4C6E7" w:themeColor="accent1" w:themeTint="66"/>
      <w:sz w:val="26"/>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94F8A"/>
    <w:rPr>
      <w:rFonts w:asciiTheme="majorHAnsi" w:eastAsiaTheme="majorEastAsia" w:hAnsiTheme="majorHAnsi" w:cstheme="majorBidi"/>
      <w:b/>
      <w:color w:val="2F5496" w:themeColor="accent1" w:themeShade="BF"/>
      <w:sz w:val="32"/>
      <w:szCs w:val="32"/>
    </w:rPr>
  </w:style>
  <w:style w:type="character" w:customStyle="1" w:styleId="berschrift2Zchn">
    <w:name w:val="Überschrift 2 Zchn"/>
    <w:basedOn w:val="Absatz-Standardschriftart"/>
    <w:link w:val="berschrift2"/>
    <w:uiPriority w:val="9"/>
    <w:rsid w:val="00194F8A"/>
    <w:rPr>
      <w:rFonts w:asciiTheme="majorHAnsi" w:eastAsiaTheme="majorEastAsia" w:hAnsiTheme="majorHAnsi" w:cstheme="majorBidi"/>
      <w:b/>
      <w:color w:val="8EAADB" w:themeColor="accent1" w:themeTint="99"/>
      <w:sz w:val="28"/>
      <w:szCs w:val="26"/>
    </w:rPr>
  </w:style>
  <w:style w:type="character" w:customStyle="1" w:styleId="berschrift3Zchn">
    <w:name w:val="Überschrift 3 Zchn"/>
    <w:basedOn w:val="Absatz-Standardschriftart"/>
    <w:link w:val="berschrift3"/>
    <w:uiPriority w:val="9"/>
    <w:rsid w:val="00194F8A"/>
    <w:rPr>
      <w:rFonts w:asciiTheme="majorHAnsi" w:eastAsiaTheme="majorEastAsia" w:hAnsiTheme="majorHAnsi" w:cstheme="majorBidi"/>
      <w:b/>
      <w:color w:val="B4C6E7" w:themeColor="accent1" w:themeTint="66"/>
      <w:sz w:val="26"/>
      <w:szCs w:val="24"/>
    </w:rPr>
  </w:style>
  <w:style w:type="paragraph" w:styleId="Inhaltsverzeichnisberschrift">
    <w:name w:val="TOC Heading"/>
    <w:basedOn w:val="berschrift1"/>
    <w:next w:val="Standard"/>
    <w:uiPriority w:val="39"/>
    <w:unhideWhenUsed/>
    <w:qFormat/>
    <w:rsid w:val="007C752E"/>
    <w:pPr>
      <w:outlineLvl w:val="9"/>
    </w:pPr>
    <w:rPr>
      <w:b w:val="0"/>
      <w:lang w:eastAsia="de-DE"/>
    </w:rPr>
  </w:style>
  <w:style w:type="paragraph" w:styleId="Verzeichnis2">
    <w:name w:val="toc 2"/>
    <w:basedOn w:val="Standard"/>
    <w:next w:val="Standard"/>
    <w:autoRedefine/>
    <w:uiPriority w:val="39"/>
    <w:unhideWhenUsed/>
    <w:rsid w:val="007C752E"/>
    <w:pPr>
      <w:spacing w:after="100"/>
      <w:ind w:left="240"/>
    </w:pPr>
  </w:style>
  <w:style w:type="paragraph" w:styleId="Verzeichnis1">
    <w:name w:val="toc 1"/>
    <w:basedOn w:val="Standard"/>
    <w:next w:val="Standard"/>
    <w:autoRedefine/>
    <w:uiPriority w:val="39"/>
    <w:unhideWhenUsed/>
    <w:rsid w:val="007C752E"/>
    <w:pPr>
      <w:spacing w:after="100"/>
    </w:pPr>
  </w:style>
  <w:style w:type="character" w:styleId="Hyperlink">
    <w:name w:val="Hyperlink"/>
    <w:basedOn w:val="Absatz-Standardschriftart"/>
    <w:uiPriority w:val="99"/>
    <w:unhideWhenUsed/>
    <w:rsid w:val="007C752E"/>
    <w:rPr>
      <w:color w:val="0563C1" w:themeColor="hyperlink"/>
      <w:u w:val="single"/>
    </w:rPr>
  </w:style>
  <w:style w:type="paragraph" w:styleId="Verzeichnis3">
    <w:name w:val="toc 3"/>
    <w:basedOn w:val="Standard"/>
    <w:next w:val="Standard"/>
    <w:autoRedefine/>
    <w:uiPriority w:val="39"/>
    <w:unhideWhenUsed/>
    <w:rsid w:val="00654DA9"/>
    <w:pPr>
      <w:spacing w:after="100"/>
      <w:ind w:left="480"/>
    </w:pPr>
  </w:style>
  <w:style w:type="paragraph" w:styleId="Listenabsatz">
    <w:name w:val="List Paragraph"/>
    <w:basedOn w:val="Standard"/>
    <w:uiPriority w:val="34"/>
    <w:qFormat/>
    <w:rsid w:val="005A43E3"/>
    <w:pPr>
      <w:ind w:left="720"/>
      <w:contextualSpacing/>
    </w:pPr>
  </w:style>
  <w:style w:type="character" w:styleId="NichtaufgelsteErwhnung">
    <w:name w:val="Unresolved Mention"/>
    <w:basedOn w:val="Absatz-Standardschriftart"/>
    <w:uiPriority w:val="99"/>
    <w:semiHidden/>
    <w:unhideWhenUsed/>
    <w:rsid w:val="00D86460"/>
    <w:rPr>
      <w:color w:val="605E5C"/>
      <w:shd w:val="clear" w:color="auto" w:fill="E1DFDD"/>
    </w:rPr>
  </w:style>
  <w:style w:type="character" w:styleId="BesuchterLink">
    <w:name w:val="FollowedHyperlink"/>
    <w:basedOn w:val="Absatz-Standardschriftart"/>
    <w:uiPriority w:val="99"/>
    <w:semiHidden/>
    <w:unhideWhenUsed/>
    <w:rsid w:val="00174A50"/>
    <w:rPr>
      <w:color w:val="954F72" w:themeColor="followedHyperlink"/>
      <w:u w:val="single"/>
    </w:rPr>
  </w:style>
  <w:style w:type="paragraph" w:styleId="Beschriftung">
    <w:name w:val="caption"/>
    <w:basedOn w:val="Standard"/>
    <w:next w:val="Standard"/>
    <w:uiPriority w:val="35"/>
    <w:unhideWhenUsed/>
    <w:qFormat/>
    <w:rsid w:val="007C10EA"/>
    <w:pPr>
      <w:spacing w:after="200" w:line="240" w:lineRule="auto"/>
    </w:pPr>
    <w:rPr>
      <w:i/>
      <w:iCs/>
      <w:color w:val="44546A" w:themeColor="text2"/>
      <w:sz w:val="18"/>
      <w:szCs w:val="18"/>
    </w:rPr>
  </w:style>
  <w:style w:type="character" w:styleId="Kommentarzeichen">
    <w:name w:val="annotation reference"/>
    <w:basedOn w:val="Absatz-Standardschriftart"/>
    <w:uiPriority w:val="99"/>
    <w:semiHidden/>
    <w:unhideWhenUsed/>
    <w:rsid w:val="00844932"/>
    <w:rPr>
      <w:sz w:val="16"/>
      <w:szCs w:val="16"/>
    </w:rPr>
  </w:style>
  <w:style w:type="paragraph" w:styleId="Kommentartext">
    <w:name w:val="annotation text"/>
    <w:basedOn w:val="Standard"/>
    <w:link w:val="KommentartextZchn"/>
    <w:uiPriority w:val="99"/>
    <w:semiHidden/>
    <w:unhideWhenUsed/>
    <w:rsid w:val="0084493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44932"/>
    <w:rPr>
      <w:sz w:val="20"/>
      <w:szCs w:val="20"/>
    </w:rPr>
  </w:style>
  <w:style w:type="paragraph" w:styleId="Kommentarthema">
    <w:name w:val="annotation subject"/>
    <w:basedOn w:val="Kommentartext"/>
    <w:next w:val="Kommentartext"/>
    <w:link w:val="KommentarthemaZchn"/>
    <w:uiPriority w:val="99"/>
    <w:semiHidden/>
    <w:unhideWhenUsed/>
    <w:rsid w:val="00844932"/>
    <w:rPr>
      <w:b/>
      <w:bCs/>
    </w:rPr>
  </w:style>
  <w:style w:type="character" w:customStyle="1" w:styleId="KommentarthemaZchn">
    <w:name w:val="Kommentarthema Zchn"/>
    <w:basedOn w:val="KommentartextZchn"/>
    <w:link w:val="Kommentarthema"/>
    <w:uiPriority w:val="99"/>
    <w:semiHidden/>
    <w:rsid w:val="00844932"/>
    <w:rPr>
      <w:b/>
      <w:bCs/>
      <w:sz w:val="20"/>
      <w:szCs w:val="20"/>
    </w:rPr>
  </w:style>
  <w:style w:type="table" w:styleId="Tabellenraster">
    <w:name w:val="Table Grid"/>
    <w:basedOn w:val="NormaleTabelle"/>
    <w:uiPriority w:val="39"/>
    <w:rsid w:val="006E12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www.typescriptlang.org/download" TargetMode="External"/><Relationship Id="rId34" Type="http://schemas.microsoft.com/office/2011/relationships/people" Target="people.xml"/><Relationship Id="rId7" Type="http://schemas.openxmlformats.org/officeDocument/2006/relationships/hyperlink" Target="https://visualstudio.microsoft.com/de/vs/pricing/"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visualstudio.microsoft.com/de/license-terms/"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visualstudio.microsoft.com/d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hyperlink" Target="https://marketplace.visualstudio.com/"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visualstudio.microsoft.com/de/download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yperlink" Target="https://docs.microsoft.com/de-de/visualstudio/subscriptions/product-key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44485-509D-4B01-834F-194DA9FA2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3966</Words>
  <Characters>24990</Characters>
  <Application>Microsoft Office Word</Application>
  <DocSecurity>0</DocSecurity>
  <Lines>208</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Tobias</dc:creator>
  <cp:keywords/>
  <dc:description/>
  <cp:lastModifiedBy>Rick, Tobias</cp:lastModifiedBy>
  <cp:revision>50</cp:revision>
  <dcterms:created xsi:type="dcterms:W3CDTF">2021-08-12T13:29:00Z</dcterms:created>
  <dcterms:modified xsi:type="dcterms:W3CDTF">2021-08-24T09:14:00Z</dcterms:modified>
</cp:coreProperties>
</file>